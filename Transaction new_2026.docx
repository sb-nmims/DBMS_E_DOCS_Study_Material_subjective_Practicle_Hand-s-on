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492" w:rsidRPr="004C2492" w:rsidRDefault="003B03DD" w:rsidP="004C249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color w:val="303030"/>
          <w:sz w:val="36"/>
          <w:szCs w:val="36"/>
        </w:rPr>
        <w:fldChar w:fldCharType="begin"/>
      </w:r>
      <w:r w:rsidR="004C2492" w:rsidRPr="004C2492">
        <w:rPr>
          <w:rFonts w:ascii="Arial" w:eastAsia="Times New Roman" w:hAnsi="Arial" w:cs="Arial"/>
          <w:b/>
          <w:bCs/>
          <w:color w:val="303030"/>
          <w:sz w:val="36"/>
          <w:szCs w:val="36"/>
        </w:rPr>
        <w:instrText xml:space="preserve"> HYPERLINK "https://www.gatevidyalay.com/acid-properties/" </w:instrText>
      </w:r>
      <w:r w:rsidRPr="004C2492">
        <w:rPr>
          <w:rFonts w:ascii="Arial" w:eastAsia="Times New Roman" w:hAnsi="Arial" w:cs="Arial"/>
          <w:b/>
          <w:bCs/>
          <w:color w:val="303030"/>
          <w:sz w:val="36"/>
          <w:szCs w:val="36"/>
        </w:rPr>
        <w:fldChar w:fldCharType="separate"/>
      </w:r>
      <w:r w:rsidR="004C2492" w:rsidRPr="004C2492">
        <w:rPr>
          <w:rFonts w:ascii="Arial" w:eastAsia="Times New Roman" w:hAnsi="Arial" w:cs="Arial"/>
          <w:b/>
          <w:bCs/>
          <w:color w:val="ED7A00"/>
          <w:sz w:val="36"/>
          <w:szCs w:val="36"/>
        </w:rPr>
        <w:t>ACID Properties | ACID Properties in DBMS</w:t>
      </w:r>
      <w:r w:rsidRPr="004C2492">
        <w:rPr>
          <w:rFonts w:ascii="Arial" w:eastAsia="Times New Roman" w:hAnsi="Arial" w:cs="Arial"/>
          <w:b/>
          <w:bCs/>
          <w:color w:val="303030"/>
          <w:sz w:val="36"/>
          <w:szCs w:val="36"/>
        </w:rPr>
        <w:fldChar w:fldCharType="end"/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Transaction in DBMS-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 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We have discussed-</w:t>
      </w:r>
    </w:p>
    <w:p w:rsidR="004C2492" w:rsidRPr="004C2492" w:rsidRDefault="004C2492" w:rsidP="004C2492">
      <w:pPr>
        <w:numPr>
          <w:ilvl w:val="0"/>
          <w:numId w:val="1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 transaction is a set of logically related operations.</w:t>
      </w:r>
    </w:p>
    <w:p w:rsidR="004C2492" w:rsidRPr="004C2492" w:rsidRDefault="004C2492" w:rsidP="004C2492">
      <w:pPr>
        <w:numPr>
          <w:ilvl w:val="0"/>
          <w:numId w:val="1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 transaction goes through different states throughout its life cycle.</w:t>
      </w:r>
    </w:p>
    <w:p w:rsidR="004C2492" w:rsidRPr="004C2492" w:rsidRDefault="004C2492" w:rsidP="004C2492">
      <w:pPr>
        <w:numPr>
          <w:ilvl w:val="0"/>
          <w:numId w:val="1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The life cycle of a transaction is-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ACID Properties-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2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It is important to ensure that the database remains consistent before and after the transaction.</w:t>
      </w:r>
    </w:p>
    <w:p w:rsidR="004C2492" w:rsidRPr="004C2492" w:rsidRDefault="004C2492" w:rsidP="004C2492">
      <w:pPr>
        <w:numPr>
          <w:ilvl w:val="0"/>
          <w:numId w:val="2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To ensure the consistency of database, certain properties are followed by all the transactions occurring in the system.</w:t>
      </w:r>
    </w:p>
    <w:p w:rsidR="004C2492" w:rsidRPr="004C2492" w:rsidRDefault="004C2492" w:rsidP="004C2492">
      <w:pPr>
        <w:numPr>
          <w:ilvl w:val="0"/>
          <w:numId w:val="2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These properties are called as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ACID Properties</w:t>
      </w:r>
      <w:r w:rsidRPr="004C2492">
        <w:rPr>
          <w:rFonts w:ascii="Arial" w:eastAsia="Times New Roman" w:hAnsi="Arial" w:cs="Arial"/>
          <w:sz w:val="24"/>
          <w:szCs w:val="24"/>
        </w:rPr>
        <w:t> of a transaction.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1828800" cy="1597025"/>
            <wp:effectExtent l="19050" t="0" r="0" b="0"/>
            <wp:docPr id="2" name="Picture 2" descr="https://www.gatevidyalay.com/wp-content/uploads/2018/06/ACID-Properties-of-Transa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atevidyalay.com/wp-content/uploads/2018/06/ACID-Properties-of-Transactio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9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1. Atomicity-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3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This property ensures that either the transaction occurs completely or it does not occur at all.</w:t>
      </w:r>
    </w:p>
    <w:p w:rsidR="004C2492" w:rsidRPr="004C2492" w:rsidRDefault="004C2492" w:rsidP="004C2492">
      <w:pPr>
        <w:numPr>
          <w:ilvl w:val="0"/>
          <w:numId w:val="3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In other words, it ensures that no transaction occurs partially.</w:t>
      </w:r>
    </w:p>
    <w:p w:rsidR="004C2492" w:rsidRPr="004C2492" w:rsidRDefault="004C2492" w:rsidP="004C2492">
      <w:pPr>
        <w:numPr>
          <w:ilvl w:val="0"/>
          <w:numId w:val="3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That is why, it is also referred to as “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All or nothing rule</w:t>
      </w:r>
      <w:r w:rsidRPr="004C2492">
        <w:rPr>
          <w:rFonts w:ascii="Arial" w:eastAsia="Times New Roman" w:hAnsi="Arial" w:cs="Arial"/>
          <w:sz w:val="24"/>
          <w:szCs w:val="24"/>
        </w:rPr>
        <w:t>“.</w:t>
      </w:r>
    </w:p>
    <w:p w:rsidR="004C2492" w:rsidRPr="004C2492" w:rsidRDefault="004C2492" w:rsidP="004C2492">
      <w:pPr>
        <w:numPr>
          <w:ilvl w:val="0"/>
          <w:numId w:val="3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It is the responsibility of Transaction Control Manager to ensure atomicity of the transactions.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2. Consistency-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4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lastRenderedPageBreak/>
        <w:t>This property ensures that integrity constraints are maintained.</w:t>
      </w:r>
    </w:p>
    <w:p w:rsidR="004C2492" w:rsidRPr="004C2492" w:rsidRDefault="004C2492" w:rsidP="004C2492">
      <w:pPr>
        <w:numPr>
          <w:ilvl w:val="0"/>
          <w:numId w:val="4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In other words, it ensures that the database remains consistent before and after the transaction.</w:t>
      </w:r>
    </w:p>
    <w:p w:rsidR="004C2492" w:rsidRPr="004C2492" w:rsidRDefault="004C2492" w:rsidP="004C2492">
      <w:pPr>
        <w:numPr>
          <w:ilvl w:val="0"/>
          <w:numId w:val="4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It is the responsibility of DBMS and application programmer to ensure consistency of the database.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3. Isolation-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5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This property ensures that multiple transactions can occur simultaneously without causing any inconsistency.</w:t>
      </w:r>
    </w:p>
    <w:p w:rsidR="004C2492" w:rsidRPr="004C2492" w:rsidRDefault="004C2492" w:rsidP="004C2492">
      <w:pPr>
        <w:numPr>
          <w:ilvl w:val="0"/>
          <w:numId w:val="5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During execution, each transaction feels as if it is getting executed alone in the system.</w:t>
      </w:r>
    </w:p>
    <w:p w:rsidR="004C2492" w:rsidRPr="004C2492" w:rsidRDefault="004C2492" w:rsidP="004C2492">
      <w:pPr>
        <w:numPr>
          <w:ilvl w:val="0"/>
          <w:numId w:val="5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 xml:space="preserve">A transaction does not realize that there are other transactions as well getting executed </w:t>
      </w:r>
      <w:proofErr w:type="spellStart"/>
      <w:r w:rsidRPr="004C2492">
        <w:rPr>
          <w:rFonts w:ascii="Arial" w:eastAsia="Times New Roman" w:hAnsi="Arial" w:cs="Arial"/>
          <w:sz w:val="24"/>
          <w:szCs w:val="24"/>
        </w:rPr>
        <w:t>parallely</w:t>
      </w:r>
      <w:proofErr w:type="spellEnd"/>
      <w:r w:rsidRPr="004C2492">
        <w:rPr>
          <w:rFonts w:ascii="Arial" w:eastAsia="Times New Roman" w:hAnsi="Arial" w:cs="Arial"/>
          <w:sz w:val="24"/>
          <w:szCs w:val="24"/>
        </w:rPr>
        <w:t>.</w:t>
      </w:r>
    </w:p>
    <w:p w:rsidR="004C2492" w:rsidRPr="004C2492" w:rsidRDefault="004C2492" w:rsidP="004C2492">
      <w:pPr>
        <w:numPr>
          <w:ilvl w:val="0"/>
          <w:numId w:val="5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Changes made by a transaction becomes visible to other transactions only after they are written in the memory.</w:t>
      </w:r>
    </w:p>
    <w:p w:rsidR="004C2492" w:rsidRPr="004C2492" w:rsidRDefault="004C2492" w:rsidP="004C2492">
      <w:pPr>
        <w:numPr>
          <w:ilvl w:val="0"/>
          <w:numId w:val="5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The resultant state of the system after executing all the transactions is same as the state that would be achieved if the transactions were executed serially one after the other.</w:t>
      </w:r>
    </w:p>
    <w:p w:rsidR="004C2492" w:rsidRPr="004C2492" w:rsidRDefault="004C2492" w:rsidP="004C2492">
      <w:pPr>
        <w:numPr>
          <w:ilvl w:val="0"/>
          <w:numId w:val="5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It is the responsibility of concurrency control manager to ensure isolation for all the transactions.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4. Durability-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6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This property ensures that all the changes made by a transaction after its successful execution are written successfully to the disk.</w:t>
      </w:r>
    </w:p>
    <w:p w:rsidR="004C2492" w:rsidRPr="004C2492" w:rsidRDefault="004C2492" w:rsidP="004C2492">
      <w:pPr>
        <w:numPr>
          <w:ilvl w:val="0"/>
          <w:numId w:val="6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It also ensures that these changes exist permanently and are never lost even if there occurs a failure of any kind.</w:t>
      </w:r>
    </w:p>
    <w:p w:rsidR="004C2492" w:rsidRPr="004C2492" w:rsidRDefault="004C2492" w:rsidP="004C2492">
      <w:pPr>
        <w:numPr>
          <w:ilvl w:val="0"/>
          <w:numId w:val="6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It is the responsibility of recovery manager to ensure durability in the database.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Transaction in DBMS-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before="43" w:after="129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“Transaction is a set of operations which are all logically related.”</w:t>
      </w:r>
    </w:p>
    <w:p w:rsidR="004C2492" w:rsidRPr="004C2492" w:rsidRDefault="004C2492" w:rsidP="004C2492">
      <w:pPr>
        <w:spacing w:before="43" w:after="129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b/>
          <w:bCs/>
          <w:sz w:val="24"/>
          <w:szCs w:val="24"/>
        </w:rPr>
        <w:t>OR</w:t>
      </w:r>
    </w:p>
    <w:p w:rsidR="004C2492" w:rsidRPr="004C2492" w:rsidRDefault="004C2492" w:rsidP="004C2492">
      <w:pPr>
        <w:spacing w:before="43" w:after="129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“Transaction is a single logical unit of work formed by a set of operations.”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Operations in Transaction-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lastRenderedPageBreak/>
        <w:t> 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The main operations in a transaction are-</w:t>
      </w:r>
    </w:p>
    <w:p w:rsidR="004C2492" w:rsidRPr="004C2492" w:rsidRDefault="004C2492" w:rsidP="004C2492">
      <w:pPr>
        <w:numPr>
          <w:ilvl w:val="0"/>
          <w:numId w:val="7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Read Operation</w:t>
      </w:r>
    </w:p>
    <w:p w:rsidR="004C2492" w:rsidRPr="004C2492" w:rsidRDefault="004C2492" w:rsidP="004C2492">
      <w:pPr>
        <w:numPr>
          <w:ilvl w:val="0"/>
          <w:numId w:val="7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Write Operation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1. Read Operation-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8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Read operation reads the data from the database and then stores it in the buffer in main memory.</w:t>
      </w:r>
    </w:p>
    <w:p w:rsidR="004C2492" w:rsidRPr="004C2492" w:rsidRDefault="004C2492" w:rsidP="004C2492">
      <w:pPr>
        <w:numPr>
          <w:ilvl w:val="0"/>
          <w:numId w:val="8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For example-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Read(A)</w:t>
      </w:r>
      <w:r w:rsidRPr="004C2492">
        <w:rPr>
          <w:rFonts w:ascii="Arial" w:eastAsia="Times New Roman" w:hAnsi="Arial" w:cs="Arial"/>
          <w:sz w:val="24"/>
          <w:szCs w:val="24"/>
        </w:rPr>
        <w:t xml:space="preserve"> instruction will read the value of A </w:t>
      </w:r>
      <w:proofErr w:type="gramStart"/>
      <w:r w:rsidRPr="004C2492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4C2492">
        <w:rPr>
          <w:rFonts w:ascii="Arial" w:eastAsia="Times New Roman" w:hAnsi="Arial" w:cs="Arial"/>
          <w:sz w:val="24"/>
          <w:szCs w:val="24"/>
        </w:rPr>
        <w:t xml:space="preserve"> the database and will store it in the buffer in main memory.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2. Write Operation-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9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Write operation writes the updated data value back to the database from the buffer.</w:t>
      </w:r>
    </w:p>
    <w:p w:rsidR="004C2492" w:rsidRPr="004C2492" w:rsidRDefault="004C2492" w:rsidP="004C2492">
      <w:pPr>
        <w:numPr>
          <w:ilvl w:val="0"/>
          <w:numId w:val="9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For example-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Write(A)</w:t>
      </w:r>
      <w:r w:rsidRPr="004C2492">
        <w:rPr>
          <w:rFonts w:ascii="Arial" w:eastAsia="Times New Roman" w:hAnsi="Arial" w:cs="Arial"/>
          <w:sz w:val="24"/>
          <w:szCs w:val="24"/>
        </w:rPr>
        <w:t xml:space="preserve"> will write the updated value of A </w:t>
      </w:r>
      <w:proofErr w:type="gramStart"/>
      <w:r w:rsidRPr="004C2492">
        <w:rPr>
          <w:rFonts w:ascii="Arial" w:eastAsia="Times New Roman" w:hAnsi="Arial" w:cs="Arial"/>
          <w:sz w:val="24"/>
          <w:szCs w:val="24"/>
        </w:rPr>
        <w:t>from</w:t>
      </w:r>
      <w:proofErr w:type="gramEnd"/>
      <w:r w:rsidRPr="004C2492">
        <w:rPr>
          <w:rFonts w:ascii="Arial" w:eastAsia="Times New Roman" w:hAnsi="Arial" w:cs="Arial"/>
          <w:sz w:val="24"/>
          <w:szCs w:val="24"/>
        </w:rPr>
        <w:t xml:space="preserve"> the buffer to the database.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Transaction States-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 transaction goes through many different states throughout its life cycle.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These states are called as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transaction states</w:t>
      </w:r>
      <w:r w:rsidRPr="004C2492">
        <w:rPr>
          <w:rFonts w:ascii="Arial" w:eastAsia="Times New Roman" w:hAnsi="Arial" w:cs="Arial"/>
          <w:sz w:val="24"/>
          <w:szCs w:val="24"/>
        </w:rPr>
        <w:t>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Transaction states are as follows-</w:t>
      </w:r>
    </w:p>
    <w:p w:rsidR="004C2492" w:rsidRPr="004C2492" w:rsidRDefault="004C2492" w:rsidP="004C2492">
      <w:pPr>
        <w:numPr>
          <w:ilvl w:val="0"/>
          <w:numId w:val="10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Active state</w:t>
      </w:r>
    </w:p>
    <w:p w:rsidR="004C2492" w:rsidRPr="004C2492" w:rsidRDefault="004C2492" w:rsidP="004C2492">
      <w:pPr>
        <w:numPr>
          <w:ilvl w:val="0"/>
          <w:numId w:val="10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Partially committed state</w:t>
      </w:r>
    </w:p>
    <w:p w:rsidR="004C2492" w:rsidRPr="004C2492" w:rsidRDefault="004C2492" w:rsidP="004C2492">
      <w:pPr>
        <w:numPr>
          <w:ilvl w:val="0"/>
          <w:numId w:val="10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Committed state</w:t>
      </w:r>
    </w:p>
    <w:p w:rsidR="004C2492" w:rsidRPr="004C2492" w:rsidRDefault="004C2492" w:rsidP="004C2492">
      <w:pPr>
        <w:numPr>
          <w:ilvl w:val="0"/>
          <w:numId w:val="10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Failed state</w:t>
      </w:r>
    </w:p>
    <w:p w:rsidR="004C2492" w:rsidRPr="004C2492" w:rsidRDefault="004C2492" w:rsidP="004C2492">
      <w:pPr>
        <w:numPr>
          <w:ilvl w:val="0"/>
          <w:numId w:val="10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Aborted state</w:t>
      </w:r>
    </w:p>
    <w:p w:rsidR="004C2492" w:rsidRPr="004C2492" w:rsidRDefault="004C2492" w:rsidP="004C2492">
      <w:pPr>
        <w:numPr>
          <w:ilvl w:val="0"/>
          <w:numId w:val="10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Terminated state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683172" cy="3459708"/>
            <wp:effectExtent l="19050" t="0" r="0" b="0"/>
            <wp:docPr id="3" name="Picture 3" descr="https://www.gatevidyalay.com/wp-content/uploads/2018/05/Transaction-State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atevidyalay.com/wp-content/uploads/2018/05/Transaction-States-in-DBM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797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1. Active State-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11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This is the first state in the life cycle of a transaction.</w:t>
      </w:r>
    </w:p>
    <w:p w:rsidR="004C2492" w:rsidRPr="004C2492" w:rsidRDefault="004C2492" w:rsidP="004C2492">
      <w:pPr>
        <w:numPr>
          <w:ilvl w:val="0"/>
          <w:numId w:val="11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 transaction is called in an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active state</w:t>
      </w:r>
      <w:r w:rsidRPr="004C2492">
        <w:rPr>
          <w:rFonts w:ascii="Arial" w:eastAsia="Times New Roman" w:hAnsi="Arial" w:cs="Arial"/>
          <w:sz w:val="24"/>
          <w:szCs w:val="24"/>
        </w:rPr>
        <w:t> as long as its instructions are getting executed.</w:t>
      </w:r>
    </w:p>
    <w:p w:rsidR="004C2492" w:rsidRPr="004C2492" w:rsidRDefault="004C2492" w:rsidP="004C2492">
      <w:pPr>
        <w:numPr>
          <w:ilvl w:val="0"/>
          <w:numId w:val="11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All the changes made by the transaction now are stored in the buffer in main memory.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2. Partially Committed State-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12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After the last instruction of transaction has executed, it enters into a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partially committed state</w:t>
      </w:r>
      <w:r w:rsidRPr="004C2492">
        <w:rPr>
          <w:rFonts w:ascii="Arial" w:eastAsia="Times New Roman" w:hAnsi="Arial" w:cs="Arial"/>
          <w:sz w:val="24"/>
          <w:szCs w:val="24"/>
        </w:rPr>
        <w:t>.</w:t>
      </w:r>
    </w:p>
    <w:p w:rsidR="004C2492" w:rsidRPr="004C2492" w:rsidRDefault="004C2492" w:rsidP="004C2492">
      <w:pPr>
        <w:numPr>
          <w:ilvl w:val="0"/>
          <w:numId w:val="12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After entering this state, the transaction is considered to be partially committed.</w:t>
      </w:r>
    </w:p>
    <w:p w:rsidR="004C2492" w:rsidRPr="004C2492" w:rsidRDefault="004C2492" w:rsidP="004C2492">
      <w:pPr>
        <w:numPr>
          <w:ilvl w:val="0"/>
          <w:numId w:val="12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It is not considered fully committed because all the changes made by the transaction are still stored in the buffer in main memory.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3. Committed State-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13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After all the changes made by the transaction have been successfully stored into the database, it enters into a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committed state</w:t>
      </w:r>
      <w:r w:rsidRPr="004C2492">
        <w:rPr>
          <w:rFonts w:ascii="Arial" w:eastAsia="Times New Roman" w:hAnsi="Arial" w:cs="Arial"/>
          <w:sz w:val="24"/>
          <w:szCs w:val="24"/>
        </w:rPr>
        <w:t>.</w:t>
      </w:r>
    </w:p>
    <w:p w:rsidR="004C2492" w:rsidRPr="004C2492" w:rsidRDefault="004C2492" w:rsidP="004C2492">
      <w:pPr>
        <w:numPr>
          <w:ilvl w:val="0"/>
          <w:numId w:val="13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lastRenderedPageBreak/>
        <w:t>Now, the transaction is considered to be fully committed.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NOTE-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14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After a transaction has entered the committed state, it is not possible to roll back the transaction.</w:t>
      </w:r>
    </w:p>
    <w:p w:rsidR="004C2492" w:rsidRPr="004C2492" w:rsidRDefault="004C2492" w:rsidP="004C2492">
      <w:pPr>
        <w:numPr>
          <w:ilvl w:val="0"/>
          <w:numId w:val="14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In other words, it is not possible to undo the changes that has been made by the transaction.</w:t>
      </w:r>
    </w:p>
    <w:p w:rsidR="004C2492" w:rsidRPr="004C2492" w:rsidRDefault="004C2492" w:rsidP="004C2492">
      <w:pPr>
        <w:numPr>
          <w:ilvl w:val="0"/>
          <w:numId w:val="14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This is because the system is updated into a new consistent state.</w:t>
      </w:r>
    </w:p>
    <w:p w:rsidR="004C2492" w:rsidRPr="004C2492" w:rsidRDefault="004C2492" w:rsidP="004C2492">
      <w:pPr>
        <w:numPr>
          <w:ilvl w:val="0"/>
          <w:numId w:val="14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The only way to undo the changes is by carrying out another transaction called as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compensating transaction</w:t>
      </w:r>
      <w:r w:rsidRPr="004C2492">
        <w:rPr>
          <w:rFonts w:ascii="Arial" w:eastAsia="Times New Roman" w:hAnsi="Arial" w:cs="Arial"/>
          <w:sz w:val="24"/>
          <w:szCs w:val="24"/>
        </w:rPr>
        <w:t> that performs the reverse operations.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4. Failed State-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15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When a transaction is getting executed in the active state or partially committed state and some failure occurs due to which it becomes impossible to continue the execution, it enters into a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failed state</w:t>
      </w:r>
      <w:r w:rsidRPr="004C2492">
        <w:rPr>
          <w:rFonts w:ascii="Arial" w:eastAsia="Times New Roman" w:hAnsi="Arial" w:cs="Arial"/>
          <w:sz w:val="24"/>
          <w:szCs w:val="24"/>
        </w:rPr>
        <w:t>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5. Aborted State-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16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After the transaction has failed and entered into a failed state, all the changes made by it have to be undone.</w:t>
      </w:r>
    </w:p>
    <w:p w:rsidR="004C2492" w:rsidRPr="004C2492" w:rsidRDefault="004C2492" w:rsidP="004C2492">
      <w:pPr>
        <w:numPr>
          <w:ilvl w:val="0"/>
          <w:numId w:val="16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To undo the changes made by the transaction, it becomes necessary to roll back the transaction.</w:t>
      </w:r>
    </w:p>
    <w:p w:rsidR="004C2492" w:rsidRPr="004C2492" w:rsidRDefault="004C2492" w:rsidP="004C2492">
      <w:pPr>
        <w:numPr>
          <w:ilvl w:val="0"/>
          <w:numId w:val="16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After the transaction has rolled back completely, it enters into an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aborted state</w:t>
      </w:r>
      <w:r w:rsidRPr="004C2492">
        <w:rPr>
          <w:rFonts w:ascii="Arial" w:eastAsia="Times New Roman" w:hAnsi="Arial" w:cs="Arial"/>
          <w:sz w:val="24"/>
          <w:szCs w:val="24"/>
        </w:rPr>
        <w:t>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C2492">
        <w:rPr>
          <w:rFonts w:ascii="Arial" w:eastAsia="Times New Roman" w:hAnsi="Arial" w:cs="Arial"/>
          <w:b/>
          <w:bCs/>
          <w:sz w:val="36"/>
          <w:szCs w:val="36"/>
          <w:u w:val="single"/>
        </w:rPr>
        <w:t>6. Terminated State-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4C2492" w:rsidRPr="004C2492" w:rsidRDefault="004C2492" w:rsidP="004C2492">
      <w:pPr>
        <w:numPr>
          <w:ilvl w:val="0"/>
          <w:numId w:val="17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This is the last state in the life cycle of a transaction.</w:t>
      </w:r>
    </w:p>
    <w:p w:rsidR="004C2492" w:rsidRPr="004C2492" w:rsidRDefault="004C2492" w:rsidP="004C2492">
      <w:pPr>
        <w:numPr>
          <w:ilvl w:val="0"/>
          <w:numId w:val="17"/>
        </w:numPr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After entering the committed state or aborted state, the transaction finally enters into a </w:t>
      </w:r>
      <w:r w:rsidRPr="004C2492">
        <w:rPr>
          <w:rFonts w:ascii="Arial" w:eastAsia="Times New Roman" w:hAnsi="Arial" w:cs="Arial"/>
          <w:b/>
          <w:bCs/>
          <w:sz w:val="24"/>
          <w:szCs w:val="24"/>
        </w:rPr>
        <w:t>terminated state</w:t>
      </w:r>
      <w:r w:rsidRPr="004C2492">
        <w:rPr>
          <w:rFonts w:ascii="Arial" w:eastAsia="Times New Roman" w:hAnsi="Arial" w:cs="Arial"/>
          <w:sz w:val="24"/>
          <w:szCs w:val="24"/>
        </w:rPr>
        <w:t> where its life cycle finally comes to an end.</w:t>
      </w:r>
    </w:p>
    <w:p w:rsidR="004C2492" w:rsidRPr="004C2492" w:rsidRDefault="004C2492" w:rsidP="004C2492">
      <w:pPr>
        <w:spacing w:before="43" w:after="129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4C2492">
        <w:rPr>
          <w:rFonts w:ascii="Arial" w:eastAsia="Times New Roman" w:hAnsi="Arial" w:cs="Arial"/>
          <w:sz w:val="24"/>
          <w:szCs w:val="24"/>
        </w:rPr>
        <w:t> </w:t>
      </w:r>
    </w:p>
    <w:p w:rsidR="002F6CCB" w:rsidRDefault="002F6CCB"/>
    <w:p w:rsidR="004C2492" w:rsidRDefault="004C2492"/>
    <w:p w:rsidR="004C2492" w:rsidRDefault="004C2492"/>
    <w:p w:rsidR="004C2492" w:rsidRDefault="004C2492" w:rsidP="004C2492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lastRenderedPageBreak/>
        <w:t>Schedules in DBMS-</w:t>
      </w:r>
    </w:p>
    <w:p w:rsidR="004C2492" w:rsidRDefault="004C2492" w:rsidP="004C2492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tbl>
      <w:tblPr>
        <w:tblW w:w="97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8"/>
      </w:tblGrid>
      <w:tr w:rsidR="003B2FF1" w:rsidRPr="003B2FF1" w:rsidTr="00067C44">
        <w:trPr>
          <w:trHeight w:val="739"/>
        </w:trPr>
        <w:tc>
          <w:tcPr>
            <w:tcW w:w="9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3B2FF1" w:rsidRPr="003B2FF1" w:rsidRDefault="003B2FF1" w:rsidP="003B2FF1">
            <w:pPr>
              <w:spacing w:before="107" w:after="107" w:line="240" w:lineRule="auto"/>
              <w:jc w:val="center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3B2FF1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The order in which the operations of multiple transactions appear for execution is called as a schedule.</w:t>
            </w:r>
          </w:p>
        </w:tc>
      </w:tr>
    </w:tbl>
    <w:p w:rsidR="003B2FF1" w:rsidRPr="003B2FF1" w:rsidRDefault="003B2FF1" w:rsidP="003B2FF1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3B2FF1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3B2FF1" w:rsidRPr="003B2FF1" w:rsidRDefault="003B2FF1" w:rsidP="003B2FF1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3B2FF1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Types of Schedules-</w:t>
      </w:r>
    </w:p>
    <w:p w:rsidR="003B2FF1" w:rsidRPr="003B2FF1" w:rsidRDefault="003B2FF1" w:rsidP="003B2FF1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3B2FF1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3B2FF1" w:rsidRPr="003B2FF1" w:rsidRDefault="003B2FF1" w:rsidP="003B2FF1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3B2FF1">
        <w:rPr>
          <w:rFonts w:ascii="Arial" w:eastAsia="Times New Roman" w:hAnsi="Arial" w:cs="Arial"/>
          <w:color w:val="303030"/>
          <w:sz w:val="24"/>
          <w:szCs w:val="24"/>
        </w:rPr>
        <w:t>In DBMS, schedules may be classified as-</w:t>
      </w:r>
    </w:p>
    <w:p w:rsidR="003B2FF1" w:rsidRPr="003B2FF1" w:rsidRDefault="003B2FF1" w:rsidP="003B2FF1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3B2FF1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3B2FF1" w:rsidRPr="003B2FF1" w:rsidRDefault="003B2FF1" w:rsidP="003B2FF1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>
        <w:rPr>
          <w:rFonts w:ascii="Arial" w:eastAsia="Times New Roman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6346405" cy="3220872"/>
            <wp:effectExtent l="19050" t="0" r="0" b="0"/>
            <wp:docPr id="7" name="Picture 7" descr="https://www.gatevidyalay.com/wp-content/uploads/2018/05/Types-of-Schedule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atevidyalay.com/wp-content/uploads/2018/05/Types-of-Schedules-in-DBM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3220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F1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Serial Schedules-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serial schedules,</w:t>
      </w:r>
    </w:p>
    <w:p w:rsidR="003B2FF1" w:rsidRPr="00067C44" w:rsidRDefault="003B2FF1" w:rsidP="003B2FF1">
      <w:pPr>
        <w:numPr>
          <w:ilvl w:val="0"/>
          <w:numId w:val="1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All the transactions execute serially one after the other.</w:t>
      </w:r>
    </w:p>
    <w:p w:rsidR="003B2FF1" w:rsidRPr="00067C44" w:rsidRDefault="003B2FF1" w:rsidP="003B2FF1">
      <w:pPr>
        <w:numPr>
          <w:ilvl w:val="0"/>
          <w:numId w:val="1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When one transaction executes, no other transaction is allowed to execute.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Characteristics-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Serial schedules are always-</w:t>
      </w:r>
    </w:p>
    <w:p w:rsidR="003B2FF1" w:rsidRPr="00067C44" w:rsidRDefault="003B2FF1" w:rsidP="003B2FF1">
      <w:pPr>
        <w:numPr>
          <w:ilvl w:val="0"/>
          <w:numId w:val="1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Consistent</w:t>
      </w:r>
    </w:p>
    <w:p w:rsidR="003B2FF1" w:rsidRPr="00067C44" w:rsidRDefault="003B2FF1" w:rsidP="003B2FF1">
      <w:pPr>
        <w:numPr>
          <w:ilvl w:val="0"/>
          <w:numId w:val="1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Recoverable</w:t>
      </w:r>
    </w:p>
    <w:p w:rsidR="003B2FF1" w:rsidRPr="00067C44" w:rsidRDefault="003B2FF1" w:rsidP="003B2FF1">
      <w:pPr>
        <w:numPr>
          <w:ilvl w:val="0"/>
          <w:numId w:val="1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proofErr w:type="spellStart"/>
      <w:r w:rsidRPr="00067C44">
        <w:rPr>
          <w:rFonts w:ascii="Arial" w:hAnsi="Arial" w:cs="Arial"/>
          <w:color w:val="303030"/>
          <w:sz w:val="24"/>
          <w:szCs w:val="24"/>
        </w:rPr>
        <w:lastRenderedPageBreak/>
        <w:t>Cascadeless</w:t>
      </w:r>
      <w:proofErr w:type="spellEnd"/>
    </w:p>
    <w:p w:rsidR="003B2FF1" w:rsidRPr="00067C44" w:rsidRDefault="003B2FF1" w:rsidP="003B2FF1">
      <w:pPr>
        <w:numPr>
          <w:ilvl w:val="0"/>
          <w:numId w:val="1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Strict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Example-01: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4599305" cy="3650615"/>
            <wp:effectExtent l="19050" t="0" r="0" b="0"/>
            <wp:docPr id="9" name="Picture 9" descr="https://www.gatevidyalay.com/wp-content/uploads/2018/05/Serial-Schedules-Exampl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atevidyalay.com/wp-content/uploads/2018/05/Serial-Schedules-Example-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365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schedule,</w:t>
      </w:r>
    </w:p>
    <w:p w:rsidR="003B2FF1" w:rsidRPr="00067C44" w:rsidRDefault="003B2FF1" w:rsidP="003B2FF1">
      <w:pPr>
        <w:numPr>
          <w:ilvl w:val="0"/>
          <w:numId w:val="2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There are two transactions T1 and T2 executing serially one after the other.</w:t>
      </w:r>
    </w:p>
    <w:p w:rsidR="003B2FF1" w:rsidRPr="00067C44" w:rsidRDefault="003B2FF1" w:rsidP="003B2FF1">
      <w:pPr>
        <w:numPr>
          <w:ilvl w:val="0"/>
          <w:numId w:val="2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Transaction T1 executes first.</w:t>
      </w:r>
    </w:p>
    <w:p w:rsidR="003B2FF1" w:rsidRPr="00067C44" w:rsidRDefault="003B2FF1" w:rsidP="003B2FF1">
      <w:pPr>
        <w:numPr>
          <w:ilvl w:val="0"/>
          <w:numId w:val="2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After T1 completes its execution, transaction T2 executes.</w:t>
      </w:r>
    </w:p>
    <w:p w:rsidR="003B2FF1" w:rsidRPr="00067C44" w:rsidRDefault="003B2FF1" w:rsidP="003B2FF1">
      <w:pPr>
        <w:numPr>
          <w:ilvl w:val="0"/>
          <w:numId w:val="2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So, this schedule is an example of a </w:t>
      </w:r>
      <w:r w:rsidRPr="00067C44">
        <w:rPr>
          <w:rStyle w:val="Strong"/>
          <w:rFonts w:ascii="Arial" w:hAnsi="Arial" w:cs="Arial"/>
          <w:color w:val="303030"/>
          <w:sz w:val="24"/>
          <w:szCs w:val="24"/>
        </w:rPr>
        <w:t>Serial Schedule</w:t>
      </w:r>
      <w:r w:rsidRPr="00067C44">
        <w:rPr>
          <w:rFonts w:ascii="Arial" w:hAnsi="Arial" w:cs="Arial"/>
          <w:color w:val="303030"/>
          <w:sz w:val="24"/>
          <w:szCs w:val="24"/>
        </w:rPr>
        <w:t>.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Example-02: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lastRenderedPageBreak/>
        <w:drawing>
          <wp:inline distT="0" distB="0" distL="0" distR="0">
            <wp:extent cx="4599305" cy="3650615"/>
            <wp:effectExtent l="19050" t="0" r="0" b="0"/>
            <wp:docPr id="10" name="Picture 10" descr="https://www.gatevidyalay.com/wp-content/uploads/2018/05/Serial-Schedules-Example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atevidyalay.com/wp-content/uploads/2018/05/Serial-Schedules-Example-0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365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schedule,</w:t>
      </w:r>
    </w:p>
    <w:p w:rsidR="003B2FF1" w:rsidRPr="00067C44" w:rsidRDefault="003B2FF1" w:rsidP="003B2FF1">
      <w:pPr>
        <w:numPr>
          <w:ilvl w:val="0"/>
          <w:numId w:val="2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There are two transactions T1 and T2 executing serially one after the other.</w:t>
      </w:r>
    </w:p>
    <w:p w:rsidR="003B2FF1" w:rsidRPr="00067C44" w:rsidRDefault="003B2FF1" w:rsidP="003B2FF1">
      <w:pPr>
        <w:numPr>
          <w:ilvl w:val="0"/>
          <w:numId w:val="2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Transaction T2 executes first.</w:t>
      </w:r>
    </w:p>
    <w:p w:rsidR="003B2FF1" w:rsidRPr="00067C44" w:rsidRDefault="003B2FF1" w:rsidP="003B2FF1">
      <w:pPr>
        <w:numPr>
          <w:ilvl w:val="0"/>
          <w:numId w:val="2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After T2 completes its execution, transaction T1 executes.</w:t>
      </w:r>
    </w:p>
    <w:p w:rsidR="003B2FF1" w:rsidRPr="00067C44" w:rsidRDefault="003B2FF1" w:rsidP="003B2FF1">
      <w:pPr>
        <w:numPr>
          <w:ilvl w:val="0"/>
          <w:numId w:val="2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So, this schedule is an example of a </w:t>
      </w:r>
      <w:r w:rsidRPr="00067C44">
        <w:rPr>
          <w:rStyle w:val="Strong"/>
          <w:rFonts w:ascii="Arial" w:hAnsi="Arial" w:cs="Arial"/>
          <w:color w:val="303030"/>
          <w:sz w:val="24"/>
          <w:szCs w:val="24"/>
        </w:rPr>
        <w:t>Serial Schedule</w:t>
      </w:r>
      <w:r w:rsidRPr="00067C44">
        <w:rPr>
          <w:rFonts w:ascii="Arial" w:hAnsi="Arial" w:cs="Arial"/>
          <w:color w:val="303030"/>
          <w:sz w:val="24"/>
          <w:szCs w:val="24"/>
        </w:rPr>
        <w:t>.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Non-Serial Schedules-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non-serial schedules,</w:t>
      </w:r>
    </w:p>
    <w:p w:rsidR="003B2FF1" w:rsidRPr="00067C44" w:rsidRDefault="003B2FF1" w:rsidP="003B2FF1">
      <w:pPr>
        <w:numPr>
          <w:ilvl w:val="0"/>
          <w:numId w:val="2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Multiple transactions execute concurrently.</w:t>
      </w:r>
    </w:p>
    <w:p w:rsidR="003B2FF1" w:rsidRPr="00067C44" w:rsidRDefault="003B2FF1" w:rsidP="003B2FF1">
      <w:pPr>
        <w:numPr>
          <w:ilvl w:val="0"/>
          <w:numId w:val="2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Operations of all the transactions are inter leaved or mixed with each other.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Characteristics-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Non-serial schedules are </w:t>
      </w:r>
      <w:r w:rsidRPr="00067C44">
        <w:rPr>
          <w:rStyle w:val="Strong"/>
          <w:rFonts w:ascii="Arial" w:eastAsiaTheme="minorEastAsia" w:hAnsi="Arial" w:cs="Arial"/>
          <w:color w:val="303030"/>
        </w:rPr>
        <w:t>NOT</w:t>
      </w:r>
      <w:r w:rsidRPr="00067C44">
        <w:rPr>
          <w:rFonts w:ascii="Arial" w:hAnsi="Arial" w:cs="Arial"/>
          <w:color w:val="303030"/>
        </w:rPr>
        <w:t> always-</w:t>
      </w:r>
    </w:p>
    <w:p w:rsidR="003B2FF1" w:rsidRPr="00067C44" w:rsidRDefault="003B2FF1" w:rsidP="003B2FF1">
      <w:pPr>
        <w:numPr>
          <w:ilvl w:val="0"/>
          <w:numId w:val="2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Consistent</w:t>
      </w:r>
    </w:p>
    <w:p w:rsidR="003B2FF1" w:rsidRPr="00067C44" w:rsidRDefault="003B2FF1" w:rsidP="003B2FF1">
      <w:pPr>
        <w:numPr>
          <w:ilvl w:val="0"/>
          <w:numId w:val="2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Recoverable</w:t>
      </w:r>
    </w:p>
    <w:p w:rsidR="003B2FF1" w:rsidRPr="00067C44" w:rsidRDefault="003B2FF1" w:rsidP="003B2FF1">
      <w:pPr>
        <w:numPr>
          <w:ilvl w:val="0"/>
          <w:numId w:val="2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proofErr w:type="spellStart"/>
      <w:r w:rsidRPr="00067C44">
        <w:rPr>
          <w:rFonts w:ascii="Arial" w:hAnsi="Arial" w:cs="Arial"/>
          <w:color w:val="303030"/>
          <w:sz w:val="24"/>
          <w:szCs w:val="24"/>
        </w:rPr>
        <w:t>Cascadeless</w:t>
      </w:r>
      <w:proofErr w:type="spellEnd"/>
    </w:p>
    <w:p w:rsidR="003B2FF1" w:rsidRPr="00067C44" w:rsidRDefault="003B2FF1" w:rsidP="003B2FF1">
      <w:pPr>
        <w:numPr>
          <w:ilvl w:val="0"/>
          <w:numId w:val="2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Strict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lastRenderedPageBreak/>
        <w:t> </w:t>
      </w:r>
    </w:p>
    <w:p w:rsidR="003B2FF1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Example-01: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4599305" cy="3650615"/>
            <wp:effectExtent l="19050" t="0" r="0" b="0"/>
            <wp:docPr id="13" name="Picture 13" descr="https://www.gatevidyalay.com/wp-content/uploads/2018/05/Non-Serial-Schedules-Exampl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atevidyalay.com/wp-content/uploads/2018/05/Non-Serial-Schedules-Example-0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365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schedule,</w:t>
      </w:r>
    </w:p>
    <w:p w:rsidR="003B2FF1" w:rsidRPr="00067C44" w:rsidRDefault="003B2FF1" w:rsidP="003B2FF1">
      <w:pPr>
        <w:numPr>
          <w:ilvl w:val="0"/>
          <w:numId w:val="2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There are two transactions T1 and T2 executing concurrently.</w:t>
      </w:r>
    </w:p>
    <w:p w:rsidR="003B2FF1" w:rsidRPr="00067C44" w:rsidRDefault="003B2FF1" w:rsidP="003B2FF1">
      <w:pPr>
        <w:numPr>
          <w:ilvl w:val="0"/>
          <w:numId w:val="2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 operations of T1 and T2 are interleaved.</w:t>
      </w:r>
    </w:p>
    <w:p w:rsidR="003B2FF1" w:rsidRPr="00067C44" w:rsidRDefault="003B2FF1" w:rsidP="003B2FF1">
      <w:pPr>
        <w:numPr>
          <w:ilvl w:val="0"/>
          <w:numId w:val="2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So, this schedule is an example of a </w:t>
      </w:r>
      <w:r w:rsidRPr="00067C44">
        <w:rPr>
          <w:rStyle w:val="Strong"/>
          <w:rFonts w:ascii="Arial" w:hAnsi="Arial" w:cs="Arial"/>
          <w:color w:val="303030"/>
          <w:sz w:val="24"/>
          <w:szCs w:val="24"/>
        </w:rPr>
        <w:t>Non-Serial Schedule</w:t>
      </w:r>
      <w:r w:rsidRPr="00067C44">
        <w:rPr>
          <w:rFonts w:ascii="Arial" w:hAnsi="Arial" w:cs="Arial"/>
          <w:color w:val="303030"/>
          <w:sz w:val="24"/>
          <w:szCs w:val="24"/>
        </w:rPr>
        <w:t>.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Example-02: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lastRenderedPageBreak/>
        <w:drawing>
          <wp:inline distT="0" distB="0" distL="0" distR="0">
            <wp:extent cx="4408170" cy="3834765"/>
            <wp:effectExtent l="19050" t="0" r="0" b="0"/>
            <wp:docPr id="14" name="Picture 14" descr="https://www.gatevidyalay.com/wp-content/uploads/2018/05/Non-Serial-Schedules-Example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gatevidyalay.com/wp-content/uploads/2018/05/Non-Serial-Schedules-Example-0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83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schedule,</w:t>
      </w:r>
    </w:p>
    <w:p w:rsidR="003B2FF1" w:rsidRPr="00067C44" w:rsidRDefault="003B2FF1" w:rsidP="003B2FF1">
      <w:pPr>
        <w:numPr>
          <w:ilvl w:val="0"/>
          <w:numId w:val="2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There are two transactions T1 and T2 executing concurrently.</w:t>
      </w:r>
    </w:p>
    <w:p w:rsidR="003B2FF1" w:rsidRPr="00067C44" w:rsidRDefault="003B2FF1" w:rsidP="003B2FF1">
      <w:pPr>
        <w:numPr>
          <w:ilvl w:val="0"/>
          <w:numId w:val="2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 operations of T1 and T2 are interleaved.</w:t>
      </w:r>
    </w:p>
    <w:p w:rsidR="003B2FF1" w:rsidRPr="00067C44" w:rsidRDefault="003B2FF1" w:rsidP="003B2FF1">
      <w:pPr>
        <w:numPr>
          <w:ilvl w:val="0"/>
          <w:numId w:val="2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So, this schedule is an example of a </w:t>
      </w:r>
      <w:r w:rsidRPr="00067C44">
        <w:rPr>
          <w:rStyle w:val="Strong"/>
          <w:rFonts w:ascii="Arial" w:hAnsi="Arial" w:cs="Arial"/>
          <w:color w:val="303030"/>
          <w:sz w:val="24"/>
          <w:szCs w:val="24"/>
        </w:rPr>
        <w:t>Non-Serial Schedule</w:t>
      </w:r>
      <w:r w:rsidRPr="00067C44">
        <w:rPr>
          <w:rFonts w:ascii="Arial" w:hAnsi="Arial" w:cs="Arial"/>
          <w:color w:val="303030"/>
          <w:sz w:val="24"/>
          <w:szCs w:val="24"/>
        </w:rPr>
        <w:t>.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 xml:space="preserve">Finding Number </w:t>
      </w:r>
      <w:proofErr w:type="gramStart"/>
      <w:r>
        <w:rPr>
          <w:rStyle w:val="Strong"/>
          <w:rFonts w:ascii="Arial" w:hAnsi="Arial" w:cs="Arial"/>
          <w:b/>
          <w:bCs/>
          <w:color w:val="303030"/>
          <w:u w:val="single"/>
        </w:rPr>
        <w:t>Of</w:t>
      </w:r>
      <w:proofErr w:type="gramEnd"/>
      <w:r>
        <w:rPr>
          <w:rStyle w:val="Strong"/>
          <w:rFonts w:ascii="Arial" w:hAnsi="Arial" w:cs="Arial"/>
          <w:b/>
          <w:bCs/>
          <w:color w:val="303030"/>
          <w:u w:val="single"/>
        </w:rPr>
        <w:t xml:space="preserve"> Schedules-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Consider there are n number of transactions T1, T2, T3 …</w:t>
      </w:r>
      <w:proofErr w:type="gramStart"/>
      <w:r w:rsidRPr="00067C44">
        <w:rPr>
          <w:rFonts w:ascii="Arial" w:hAnsi="Arial" w:cs="Arial"/>
          <w:color w:val="303030"/>
        </w:rPr>
        <w:t>. ,</w:t>
      </w:r>
      <w:proofErr w:type="gramEnd"/>
      <w:r w:rsidRPr="00067C44">
        <w:rPr>
          <w:rFonts w:ascii="Arial" w:hAnsi="Arial" w:cs="Arial"/>
          <w:color w:val="303030"/>
        </w:rPr>
        <w:t xml:space="preserve"> </w:t>
      </w:r>
      <w:proofErr w:type="spellStart"/>
      <w:r w:rsidRPr="00067C44">
        <w:rPr>
          <w:rFonts w:ascii="Arial" w:hAnsi="Arial" w:cs="Arial"/>
          <w:color w:val="303030"/>
        </w:rPr>
        <w:t>Tn</w:t>
      </w:r>
      <w:proofErr w:type="spellEnd"/>
      <w:r w:rsidRPr="00067C44">
        <w:rPr>
          <w:rFonts w:ascii="Arial" w:hAnsi="Arial" w:cs="Arial"/>
          <w:color w:val="303030"/>
        </w:rPr>
        <w:t xml:space="preserve"> with N1, N2, N3 …. , </w:t>
      </w:r>
      <w:proofErr w:type="spellStart"/>
      <w:r w:rsidRPr="00067C44">
        <w:rPr>
          <w:rFonts w:ascii="Arial" w:hAnsi="Arial" w:cs="Arial"/>
          <w:color w:val="303030"/>
        </w:rPr>
        <w:t>Nn</w:t>
      </w:r>
      <w:proofErr w:type="spellEnd"/>
      <w:r w:rsidRPr="00067C44">
        <w:rPr>
          <w:rFonts w:ascii="Arial" w:hAnsi="Arial" w:cs="Arial"/>
          <w:color w:val="303030"/>
        </w:rPr>
        <w:t xml:space="preserve"> number of operations respectively.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Total Number of Schedules-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Total number of possible schedules (serial + non-serial) is given by-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3063875" cy="784860"/>
            <wp:effectExtent l="19050" t="0" r="3175" b="0"/>
            <wp:docPr id="15" name="Picture 15" descr="https://www.gatevidyalay.com/wp-content/uploads/2018/05/Total-Number-of-Schedules-Form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gatevidyalay.com/wp-content/uploads/2018/05/Total-Number-of-Schedules-Formula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lastRenderedPageBreak/>
        <w:t> </w:t>
      </w:r>
    </w:p>
    <w:p w:rsidR="003B2FF1" w:rsidRPr="00067C44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Total Number of Serial Schedules-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Total number of serial schedules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Number of different ways of arranging n transactions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n!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Total Number of Non-Serial Schedules-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Total number of non-serial schedules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Total number of schedules – Total number of serial schedules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PRACTICE PROBLEM BASED ON FINDING NUMBER OF SCHEDULES-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Problem-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Consider there are three transactions with 2, 3, 4 operations respectively, find-</w:t>
      </w:r>
    </w:p>
    <w:p w:rsidR="003B2FF1" w:rsidRPr="00067C44" w:rsidRDefault="003B2FF1" w:rsidP="003B2FF1">
      <w:pPr>
        <w:numPr>
          <w:ilvl w:val="0"/>
          <w:numId w:val="2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How many total number of schedules are possible?</w:t>
      </w:r>
    </w:p>
    <w:p w:rsidR="003B2FF1" w:rsidRPr="00067C44" w:rsidRDefault="003B2FF1" w:rsidP="003B2FF1">
      <w:pPr>
        <w:numPr>
          <w:ilvl w:val="0"/>
          <w:numId w:val="2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How many total number of serial schedules are possible?</w:t>
      </w:r>
    </w:p>
    <w:p w:rsidR="003B2FF1" w:rsidRPr="00067C44" w:rsidRDefault="003B2FF1" w:rsidP="003B2FF1">
      <w:pPr>
        <w:numPr>
          <w:ilvl w:val="0"/>
          <w:numId w:val="2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How many total number of non-serial schedules are possible?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Solution-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Total Number of Schedules-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Using the above formula, we have-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3677920" cy="1057910"/>
            <wp:effectExtent l="19050" t="0" r="0" b="0"/>
            <wp:docPr id="16" name="Picture 16" descr="https://www.gatevidyalay.com/wp-content/uploads/2018/05/Number-of-Schedules-Problem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gatevidyalay.com/wp-content/uploads/2018/05/Number-of-Schedules-Problem-0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105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lastRenderedPageBreak/>
        <w:t>Total Number of Serial Schedules-</w:t>
      </w:r>
    </w:p>
    <w:p w:rsidR="003B2FF1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Total number of serial schedules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Number of different ways of arranging 3 transactions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3!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6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Total Number of Non-Serial Schedules-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Total number of non-serial schedules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Total number of schedules – Total number of serial schedules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1260 – 6</w:t>
      </w:r>
    </w:p>
    <w:p w:rsidR="003B2FF1" w:rsidRPr="00067C44" w:rsidRDefault="003B2FF1" w:rsidP="003B2FF1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= 1254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We have discussed-</w:t>
      </w:r>
    </w:p>
    <w:p w:rsidR="00067C44" w:rsidRPr="00067C44" w:rsidRDefault="00067C44" w:rsidP="00067C44">
      <w:pPr>
        <w:numPr>
          <w:ilvl w:val="0"/>
          <w:numId w:val="2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A schedule is the order in which the operations of multiple transactions appear for execution.</w:t>
      </w:r>
    </w:p>
    <w:p w:rsidR="00067C44" w:rsidRPr="00067C44" w:rsidRDefault="00067C44" w:rsidP="00067C44">
      <w:pPr>
        <w:numPr>
          <w:ilvl w:val="0"/>
          <w:numId w:val="2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Serial schedules are always consistent.</w:t>
      </w:r>
    </w:p>
    <w:p w:rsidR="00067C44" w:rsidRPr="00067C44" w:rsidRDefault="00067C44" w:rsidP="00067C44">
      <w:pPr>
        <w:numPr>
          <w:ilvl w:val="0"/>
          <w:numId w:val="2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Non-serial schedules are not always consistent.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 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In DBMS, schedules may be classified as-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ins w:id="0" w:author="Unknown"/>
          <w:rFonts w:ascii="Arial" w:eastAsia="Times New Roman" w:hAnsi="Arial" w:cs="Arial"/>
          <w:color w:val="303030"/>
          <w:sz w:val="24"/>
          <w:szCs w:val="24"/>
        </w:rPr>
      </w:pPr>
      <w:ins w:id="1" w:author="Unknown">
        <w:r w:rsidRPr="00067C44">
          <w:rPr>
            <w:rFonts w:ascii="Arial" w:eastAsia="Times New Roman" w:hAnsi="Arial" w:cs="Arial"/>
            <w:color w:val="303030"/>
            <w:sz w:val="24"/>
            <w:szCs w:val="24"/>
          </w:rPr>
          <w:t> </w:t>
        </w:r>
      </w:ins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ins w:id="2" w:author="Unknown"/>
          <w:rFonts w:ascii="Arial" w:eastAsia="Times New Roman" w:hAnsi="Arial" w:cs="Arial"/>
          <w:color w:val="303030"/>
          <w:sz w:val="16"/>
          <w:szCs w:val="16"/>
        </w:rPr>
      </w:pPr>
      <w:r>
        <w:rPr>
          <w:rFonts w:ascii="Arial" w:eastAsia="Times New Roman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6346407" cy="2988860"/>
            <wp:effectExtent l="19050" t="0" r="0" b="0"/>
            <wp:docPr id="36" name="Picture 36" descr="https://www.gatevidyalay.com/wp-content/uploads/2018/05/Types-of-Schedule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gatevidyalay.com/wp-content/uploads/2018/05/Types-of-Schedules-in-DBM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2988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492" w:rsidRDefault="004C2492"/>
    <w:p w:rsidR="00067C44" w:rsidRPr="00067C44" w:rsidRDefault="00067C44" w:rsidP="00067C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67C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Serializability in DBMS-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numPr>
          <w:ilvl w:val="0"/>
          <w:numId w:val="2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Some non-serial schedules may lead to inconsistency of the database.</w:t>
      </w:r>
    </w:p>
    <w:p w:rsidR="00067C44" w:rsidRPr="00067C44" w:rsidRDefault="00067C44" w:rsidP="00067C44">
      <w:pPr>
        <w:numPr>
          <w:ilvl w:val="0"/>
          <w:numId w:val="2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Serializability is a concept that helps to identify which non-serial schedules are correct and will maintain the consistency of the database.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 </w:t>
      </w:r>
    </w:p>
    <w:p w:rsidR="00067C44" w:rsidRPr="00067C44" w:rsidRDefault="00067C44" w:rsidP="00067C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67C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Serializable Schedules-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If a given non-serial schedule of ‘n’ transactions is equivalent to some serial schedule of ‘n’ transactions, then it is called as a </w:t>
      </w:r>
      <w:r w:rsidRPr="00067C44">
        <w:rPr>
          <w:rFonts w:ascii="Arial" w:eastAsia="Times New Roman" w:hAnsi="Arial" w:cs="Arial"/>
          <w:b/>
          <w:bCs/>
          <w:color w:val="303030"/>
          <w:sz w:val="24"/>
          <w:szCs w:val="24"/>
        </w:rPr>
        <w:t>serializable schedule</w:t>
      </w:r>
      <w:r w:rsidRPr="00067C44">
        <w:rPr>
          <w:rFonts w:ascii="Arial" w:eastAsia="Times New Roman" w:hAnsi="Arial" w:cs="Arial"/>
          <w:color w:val="303030"/>
          <w:sz w:val="24"/>
          <w:szCs w:val="24"/>
        </w:rPr>
        <w:t>.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67C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Characteristics-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Serializable schedules behave exactly same as serial schedules.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Thus, serializable schedules are always-</w:t>
      </w:r>
    </w:p>
    <w:p w:rsidR="00067C44" w:rsidRPr="00067C44" w:rsidRDefault="00067C44" w:rsidP="00067C44">
      <w:pPr>
        <w:numPr>
          <w:ilvl w:val="0"/>
          <w:numId w:val="2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Consistent</w:t>
      </w:r>
    </w:p>
    <w:p w:rsidR="00067C44" w:rsidRPr="00067C44" w:rsidRDefault="002D5CFF" w:rsidP="00067C44">
      <w:pPr>
        <w:numPr>
          <w:ilvl w:val="0"/>
          <w:numId w:val="2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hyperlink r:id="rId14" w:tgtFrame="_blank" w:history="1">
        <w:r w:rsidR="00067C44" w:rsidRPr="00067C44">
          <w:rPr>
            <w:rFonts w:ascii="Arial" w:eastAsia="Times New Roman" w:hAnsi="Arial" w:cs="Arial"/>
            <w:b/>
            <w:bCs/>
            <w:color w:val="910000"/>
            <w:sz w:val="24"/>
            <w:szCs w:val="24"/>
            <w:u w:val="single"/>
          </w:rPr>
          <w:t>Recoverable</w:t>
        </w:r>
      </w:hyperlink>
    </w:p>
    <w:p w:rsidR="00067C44" w:rsidRPr="00067C44" w:rsidRDefault="002D5CFF" w:rsidP="00067C44">
      <w:pPr>
        <w:numPr>
          <w:ilvl w:val="0"/>
          <w:numId w:val="2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hyperlink r:id="rId15" w:tgtFrame="_blank" w:history="1">
        <w:proofErr w:type="spellStart"/>
        <w:r w:rsidR="00067C44" w:rsidRPr="00067C44">
          <w:rPr>
            <w:rFonts w:ascii="Arial" w:eastAsia="Times New Roman" w:hAnsi="Arial" w:cs="Arial"/>
            <w:b/>
            <w:bCs/>
            <w:color w:val="910000"/>
            <w:sz w:val="24"/>
            <w:szCs w:val="24"/>
            <w:u w:val="single"/>
          </w:rPr>
          <w:t>Casacadeless</w:t>
        </w:r>
        <w:proofErr w:type="spellEnd"/>
      </w:hyperlink>
    </w:p>
    <w:p w:rsidR="00067C44" w:rsidRPr="00067C44" w:rsidRDefault="00067C44" w:rsidP="00067C44">
      <w:pPr>
        <w:numPr>
          <w:ilvl w:val="0"/>
          <w:numId w:val="2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Strict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67C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Serial Schedules Vs Serializable Schedules-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tbl>
      <w:tblPr>
        <w:tblW w:w="718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3595"/>
      </w:tblGrid>
      <w:tr w:rsidR="00067C44" w:rsidRPr="00067C44" w:rsidTr="00067C44">
        <w:trPr>
          <w:trHeight w:val="107"/>
        </w:trPr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before="107" w:after="107" w:line="107" w:lineRule="atLeast"/>
              <w:jc w:val="center"/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067C44">
              <w:rPr>
                <w:rFonts w:ascii="Arial" w:eastAsia="Times New Roman" w:hAnsi="Arial" w:cs="Arial"/>
                <w:b/>
                <w:bCs/>
                <w:color w:val="303030"/>
                <w:sz w:val="24"/>
                <w:szCs w:val="24"/>
              </w:rPr>
              <w:t>Serial Schedules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before="107" w:after="107" w:line="107" w:lineRule="atLeast"/>
              <w:jc w:val="center"/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067C44">
              <w:rPr>
                <w:rFonts w:ascii="Arial" w:eastAsia="Times New Roman" w:hAnsi="Arial" w:cs="Arial"/>
                <w:b/>
                <w:bCs/>
                <w:color w:val="303030"/>
                <w:sz w:val="24"/>
                <w:szCs w:val="24"/>
              </w:rPr>
              <w:t>Serializable Schedules</w:t>
            </w:r>
          </w:p>
        </w:tc>
      </w:tr>
      <w:tr w:rsidR="00067C44" w:rsidRPr="00067C44" w:rsidTr="00067C44">
        <w:trPr>
          <w:trHeight w:val="107"/>
        </w:trPr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before="107" w:after="107" w:line="240" w:lineRule="auto"/>
              <w:jc w:val="center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No concurrency is allowed.</w:t>
            </w:r>
          </w:p>
          <w:p w:rsidR="00067C44" w:rsidRPr="00067C44" w:rsidRDefault="00067C44" w:rsidP="00067C44">
            <w:pPr>
              <w:spacing w:before="43" w:after="129" w:line="107" w:lineRule="atLeast"/>
              <w:jc w:val="center"/>
              <w:textAlignment w:val="baseline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Thus, all the transactions necessarily execute serially one after the other.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Concurrency is allowed.</w:t>
            </w:r>
          </w:p>
          <w:p w:rsidR="00067C44" w:rsidRPr="00067C44" w:rsidRDefault="00067C44" w:rsidP="00067C44">
            <w:pPr>
              <w:spacing w:before="43" w:after="129" w:line="107" w:lineRule="atLeast"/>
              <w:jc w:val="center"/>
              <w:textAlignment w:val="baseline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Thus, multiple transactions can execute concurrently.</w:t>
            </w:r>
          </w:p>
        </w:tc>
      </w:tr>
      <w:tr w:rsidR="00067C44" w:rsidRPr="00067C44" w:rsidTr="00067C44"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Serial schedules lead to less resource utilization and CPU throughput.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Serializable schedules improve both resource utilization and CPU throughput.</w:t>
            </w:r>
          </w:p>
        </w:tc>
      </w:tr>
      <w:tr w:rsidR="00067C44" w:rsidRPr="00067C44" w:rsidTr="00067C44"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t>Serial Schedules are less efficient as compared to serializable schedules.</w:t>
            </w:r>
          </w:p>
          <w:p w:rsidR="00067C44" w:rsidRPr="00067C44" w:rsidRDefault="00067C44" w:rsidP="00067C44">
            <w:pPr>
              <w:spacing w:before="43" w:after="129" w:line="240" w:lineRule="auto"/>
              <w:jc w:val="center"/>
              <w:textAlignment w:val="baseline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lastRenderedPageBreak/>
              <w:t>(due to above reason)</w:t>
            </w:r>
          </w:p>
        </w:tc>
        <w:tc>
          <w:tcPr>
            <w:tcW w:w="35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 w:rsidP="00067C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lastRenderedPageBreak/>
              <w:t>Serializable Schedules are always better than serial schedules.</w:t>
            </w:r>
          </w:p>
          <w:p w:rsidR="00067C44" w:rsidRPr="00067C44" w:rsidRDefault="00067C44" w:rsidP="00067C44">
            <w:pPr>
              <w:spacing w:before="43" w:after="129" w:line="240" w:lineRule="auto"/>
              <w:jc w:val="center"/>
              <w:textAlignment w:val="baseline"/>
              <w:rPr>
                <w:rFonts w:ascii="Arial" w:eastAsia="Times New Roman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eastAsia="Times New Roman" w:hAnsi="Arial" w:cs="Arial"/>
                <w:color w:val="303030"/>
                <w:sz w:val="24"/>
                <w:szCs w:val="24"/>
              </w:rPr>
              <w:lastRenderedPageBreak/>
              <w:t>(due to above reason)</w:t>
            </w:r>
          </w:p>
        </w:tc>
      </w:tr>
    </w:tbl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lastRenderedPageBreak/>
        <w:t> </w:t>
      </w:r>
    </w:p>
    <w:p w:rsidR="00067C44" w:rsidRPr="00067C44" w:rsidRDefault="00067C44" w:rsidP="00067C44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67C44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Types of Serializability-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 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Serializability is mainly of two types-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>
        <w:rPr>
          <w:rFonts w:ascii="Arial" w:eastAsia="Times New Roman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5342890" cy="1269365"/>
            <wp:effectExtent l="19050" t="0" r="0" b="0"/>
            <wp:docPr id="38" name="Picture 38" descr="https://www.gatevidyalay.com/wp-content/uploads/2018/06/Types-of-Serializ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www.gatevidyalay.com/wp-content/uploads/2018/06/Types-of-Serializabilit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1269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Pr="00067C44" w:rsidRDefault="00067C44" w:rsidP="00067C44">
      <w:pPr>
        <w:shd w:val="clear" w:color="auto" w:fill="FFFFFF"/>
        <w:spacing w:before="43" w:after="129" w:line="240" w:lineRule="auto"/>
        <w:textAlignment w:val="baseline"/>
        <w:rPr>
          <w:rFonts w:ascii="Arial" w:eastAsia="Times New Roman" w:hAnsi="Arial" w:cs="Arial"/>
          <w:color w:val="303030"/>
          <w:sz w:val="16"/>
          <w:szCs w:val="16"/>
        </w:rPr>
      </w:pPr>
      <w:r w:rsidRPr="00067C44">
        <w:rPr>
          <w:rFonts w:ascii="Arial" w:eastAsia="Times New Roman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numPr>
          <w:ilvl w:val="0"/>
          <w:numId w:val="3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Conflict Serializability</w:t>
      </w:r>
    </w:p>
    <w:p w:rsidR="00067C44" w:rsidRPr="00067C44" w:rsidRDefault="00067C44" w:rsidP="00067C44">
      <w:pPr>
        <w:numPr>
          <w:ilvl w:val="0"/>
          <w:numId w:val="3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eastAsia="Times New Roman" w:hAnsi="Arial" w:cs="Arial"/>
          <w:color w:val="303030"/>
          <w:sz w:val="24"/>
          <w:szCs w:val="24"/>
        </w:rPr>
      </w:pPr>
      <w:r w:rsidRPr="00067C44">
        <w:rPr>
          <w:rFonts w:ascii="Arial" w:eastAsia="Times New Roman" w:hAnsi="Arial" w:cs="Arial"/>
          <w:color w:val="303030"/>
          <w:sz w:val="24"/>
          <w:szCs w:val="24"/>
        </w:rPr>
        <w:t>View Serializability</w:t>
      </w:r>
    </w:p>
    <w:p w:rsidR="00067C44" w:rsidRDefault="00067C44"/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Conflict Serializability-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If a given non-serial schedule can be converted into a serial schedule by swapping its non-conflicting operations, then it is called as a </w:t>
      </w:r>
      <w:r w:rsidRPr="00067C44">
        <w:rPr>
          <w:rStyle w:val="Strong"/>
          <w:rFonts w:ascii="Arial" w:eastAsiaTheme="minorEastAsia" w:hAnsi="Arial" w:cs="Arial"/>
          <w:color w:val="303030"/>
        </w:rPr>
        <w:t>conflict serializable schedule</w:t>
      </w:r>
      <w:r w:rsidRPr="00067C44">
        <w:rPr>
          <w:rFonts w:ascii="Arial" w:hAnsi="Arial" w:cs="Arial"/>
          <w:color w:val="303030"/>
        </w:rPr>
        <w:t>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Conflicting Operations-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Two operations are called as </w:t>
      </w:r>
      <w:r w:rsidRPr="00067C44">
        <w:rPr>
          <w:rStyle w:val="Strong"/>
          <w:rFonts w:ascii="Arial" w:eastAsiaTheme="minorEastAsia" w:hAnsi="Arial" w:cs="Arial"/>
          <w:color w:val="303030"/>
        </w:rPr>
        <w:t>conflicting operations</w:t>
      </w:r>
      <w:r w:rsidRPr="00067C44">
        <w:rPr>
          <w:rFonts w:ascii="Arial" w:hAnsi="Arial" w:cs="Arial"/>
          <w:color w:val="303030"/>
        </w:rPr>
        <w:t> if all the following conditions hold true for them-</w:t>
      </w:r>
    </w:p>
    <w:p w:rsidR="00067C44" w:rsidRPr="00067C44" w:rsidRDefault="00067C44" w:rsidP="00067C44">
      <w:pPr>
        <w:numPr>
          <w:ilvl w:val="0"/>
          <w:numId w:val="3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Both the operations belong to different transactions</w:t>
      </w:r>
    </w:p>
    <w:p w:rsidR="00067C44" w:rsidRPr="00067C44" w:rsidRDefault="00067C44" w:rsidP="00067C44">
      <w:pPr>
        <w:numPr>
          <w:ilvl w:val="0"/>
          <w:numId w:val="3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Both the operations are on the same data item</w:t>
      </w:r>
    </w:p>
    <w:p w:rsidR="00067C44" w:rsidRPr="00067C44" w:rsidRDefault="00067C44" w:rsidP="00067C44">
      <w:pPr>
        <w:numPr>
          <w:ilvl w:val="0"/>
          <w:numId w:val="3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At least one of the two operations is a write operation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Example-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Consider the following schedule-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lastRenderedPageBreak/>
        <w:drawing>
          <wp:inline distT="0" distB="0" distL="0" distR="0">
            <wp:extent cx="3834765" cy="2313305"/>
            <wp:effectExtent l="19050" t="0" r="0" b="0"/>
            <wp:docPr id="40" name="Picture 40" descr="https://www.gatevidyalay.com/wp-content/uploads/2018/06/Conflicting-Operation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www.gatevidyalay.com/wp-content/uploads/2018/06/Conflicting-Operations-in-DBM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231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schedule,</w:t>
      </w:r>
    </w:p>
    <w:p w:rsidR="00067C44" w:rsidRPr="00067C44" w:rsidRDefault="00067C44" w:rsidP="00067C44">
      <w:pPr>
        <w:numPr>
          <w:ilvl w:val="0"/>
          <w:numId w:val="3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W1 (A) and R2 (A) are called as conflicting operations.</w:t>
      </w:r>
    </w:p>
    <w:p w:rsidR="00067C44" w:rsidRPr="00067C44" w:rsidRDefault="00067C44" w:rsidP="00067C44">
      <w:pPr>
        <w:numPr>
          <w:ilvl w:val="0"/>
          <w:numId w:val="3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This is because all the above conditions hold true for them.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 xml:space="preserve">Checking Whether a Schedule is Conflict Serializable </w:t>
      </w:r>
      <w:proofErr w:type="gramStart"/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Or</w:t>
      </w:r>
      <w:proofErr w:type="gramEnd"/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 xml:space="preserve"> Not-</w:t>
      </w:r>
    </w:p>
    <w:p w:rsidR="00067C44" w:rsidRDefault="00067C44"/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Follow the following steps to check whether a given non-serial schedule is conflict serializable or not-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Step-01: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Find and list all the conflicting operations.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Step-02: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Start creating a precedence graph by drawing one node for each transaction.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Step-03: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numPr>
          <w:ilvl w:val="0"/>
          <w:numId w:val="3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Draw an edge for each conflict pair such that if X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i</w:t>
      </w:r>
      <w:r w:rsidRPr="00067C44">
        <w:rPr>
          <w:rFonts w:ascii="Arial" w:hAnsi="Arial" w:cs="Arial"/>
          <w:color w:val="303030"/>
          <w:sz w:val="24"/>
          <w:szCs w:val="24"/>
        </w:rPr>
        <w:t xml:space="preserve"> (V) and </w:t>
      </w:r>
      <w:proofErr w:type="spellStart"/>
      <w:r w:rsidRPr="00067C44">
        <w:rPr>
          <w:rFonts w:ascii="Arial" w:hAnsi="Arial" w:cs="Arial"/>
          <w:color w:val="303030"/>
          <w:sz w:val="24"/>
          <w:szCs w:val="24"/>
        </w:rPr>
        <w:t>Y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j</w:t>
      </w:r>
      <w:proofErr w:type="spellEnd"/>
      <w:r w:rsidRPr="00067C44">
        <w:rPr>
          <w:rFonts w:ascii="Arial" w:hAnsi="Arial" w:cs="Arial"/>
          <w:color w:val="303030"/>
          <w:sz w:val="24"/>
          <w:szCs w:val="24"/>
        </w:rPr>
        <w:t> (V) forms a conflict pair then draw an edge from 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i</w:t>
      </w:r>
      <w:r w:rsidRPr="00067C44">
        <w:rPr>
          <w:rFonts w:ascii="Arial" w:hAnsi="Arial" w:cs="Arial"/>
          <w:color w:val="303030"/>
          <w:sz w:val="24"/>
          <w:szCs w:val="24"/>
        </w:rPr>
        <w:t> to 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j</w:t>
      </w:r>
      <w:r w:rsidRPr="00067C44">
        <w:rPr>
          <w:rFonts w:ascii="Arial" w:hAnsi="Arial" w:cs="Arial"/>
          <w:color w:val="303030"/>
          <w:sz w:val="24"/>
          <w:szCs w:val="24"/>
        </w:rPr>
        <w:t>.</w:t>
      </w:r>
    </w:p>
    <w:p w:rsidR="00067C44" w:rsidRPr="00067C44" w:rsidRDefault="00067C44" w:rsidP="00067C44">
      <w:pPr>
        <w:numPr>
          <w:ilvl w:val="0"/>
          <w:numId w:val="3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This ensures that 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i</w:t>
      </w:r>
      <w:r w:rsidRPr="00067C44">
        <w:rPr>
          <w:rFonts w:ascii="Arial" w:hAnsi="Arial" w:cs="Arial"/>
          <w:color w:val="303030"/>
          <w:sz w:val="24"/>
          <w:szCs w:val="24"/>
        </w:rPr>
        <w:t> gets executed before 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j</w:t>
      </w:r>
      <w:r w:rsidRPr="00067C44">
        <w:rPr>
          <w:rFonts w:ascii="Arial" w:hAnsi="Arial" w:cs="Arial"/>
          <w:color w:val="303030"/>
          <w:sz w:val="24"/>
          <w:szCs w:val="24"/>
        </w:rPr>
        <w:t>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lastRenderedPageBreak/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Step-04: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numPr>
          <w:ilvl w:val="0"/>
          <w:numId w:val="3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Check if there is any cycle formed in the graph.</w:t>
      </w:r>
    </w:p>
    <w:p w:rsidR="00067C44" w:rsidRPr="00067C44" w:rsidRDefault="00067C44" w:rsidP="00067C44">
      <w:pPr>
        <w:numPr>
          <w:ilvl w:val="0"/>
          <w:numId w:val="3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If there is no cycle found, then the schedule is conflict serializable otherwise not.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Concurrency Problems in DBMS-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D16276">
      <w:pPr>
        <w:numPr>
          <w:ilvl w:val="0"/>
          <w:numId w:val="3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When multiple transactions execute concurrently in an uncontrolled or unrestricted manner, then it might lead to several problems.</w:t>
      </w:r>
    </w:p>
    <w:p w:rsidR="00067C44" w:rsidRPr="00067C44" w:rsidRDefault="00067C44" w:rsidP="00D16276">
      <w:pPr>
        <w:numPr>
          <w:ilvl w:val="0"/>
          <w:numId w:val="3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Such problems are called as </w:t>
      </w:r>
      <w:r w:rsidRPr="00067C44">
        <w:rPr>
          <w:rStyle w:val="Strong"/>
          <w:rFonts w:ascii="Arial" w:hAnsi="Arial" w:cs="Arial"/>
          <w:color w:val="303030"/>
          <w:sz w:val="24"/>
          <w:szCs w:val="24"/>
        </w:rPr>
        <w:t>concurrency problems</w:t>
      </w:r>
      <w:r w:rsidRPr="00067C44">
        <w:rPr>
          <w:rFonts w:ascii="Arial" w:hAnsi="Arial" w:cs="Arial"/>
          <w:color w:val="303030"/>
          <w:sz w:val="24"/>
          <w:szCs w:val="24"/>
        </w:rPr>
        <w:t>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The concurrency problems are-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noProof/>
          <w:color w:val="303030"/>
          <w:sz w:val="15"/>
          <w:szCs w:val="15"/>
          <w:lang w:val="en-IN" w:eastAsia="en-IN"/>
        </w:rPr>
        <w:drawing>
          <wp:inline distT="0" distB="0" distL="0" distR="0">
            <wp:extent cx="5725160" cy="2531745"/>
            <wp:effectExtent l="19050" t="0" r="8890" b="0"/>
            <wp:docPr id="42" name="Picture 42" descr="https://www.gatevidyalay.com/wp-content/uploads/2018/05/Concurrency-Problem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www.gatevidyalay.com/wp-content/uploads/2018/05/Concurrency-Problems-in-DBM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3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D16276">
      <w:pPr>
        <w:numPr>
          <w:ilvl w:val="0"/>
          <w:numId w:val="3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Dirty Read Problem</w:t>
      </w:r>
    </w:p>
    <w:p w:rsidR="00067C44" w:rsidRPr="00067C44" w:rsidRDefault="00067C44" w:rsidP="00D16276">
      <w:pPr>
        <w:numPr>
          <w:ilvl w:val="0"/>
          <w:numId w:val="3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Unrepeatable Read Problem</w:t>
      </w:r>
    </w:p>
    <w:p w:rsidR="00067C44" w:rsidRPr="00067C44" w:rsidRDefault="00067C44" w:rsidP="00D16276">
      <w:pPr>
        <w:numPr>
          <w:ilvl w:val="0"/>
          <w:numId w:val="3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Lost Update Problem</w:t>
      </w:r>
    </w:p>
    <w:p w:rsidR="00067C44" w:rsidRPr="00067C44" w:rsidRDefault="00067C44" w:rsidP="00D16276">
      <w:pPr>
        <w:numPr>
          <w:ilvl w:val="0"/>
          <w:numId w:val="3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Phantom Read Problem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1. Dirty Read Problem-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tbl>
      <w:tblPr>
        <w:tblW w:w="68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2"/>
      </w:tblGrid>
      <w:tr w:rsidR="00067C44" w:rsidRPr="00067C44" w:rsidTr="00067C44">
        <w:tc>
          <w:tcPr>
            <w:tcW w:w="6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067C44" w:rsidRPr="00067C44" w:rsidRDefault="00067C44">
            <w:pPr>
              <w:spacing w:before="107" w:after="107"/>
              <w:jc w:val="center"/>
              <w:rPr>
                <w:rFonts w:ascii="Arial" w:hAnsi="Arial" w:cs="Arial"/>
                <w:color w:val="303030"/>
                <w:sz w:val="24"/>
                <w:szCs w:val="24"/>
              </w:rPr>
            </w:pPr>
            <w:r w:rsidRPr="00067C44">
              <w:rPr>
                <w:rFonts w:ascii="Arial" w:hAnsi="Arial" w:cs="Arial"/>
                <w:color w:val="303030"/>
                <w:sz w:val="24"/>
                <w:szCs w:val="24"/>
              </w:rPr>
              <w:lastRenderedPageBreak/>
              <w:t>Reading the data written by an uncommitted transaction is called as dirty read.</w:t>
            </w:r>
          </w:p>
        </w:tc>
      </w:tr>
    </w:tbl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This read is called as dirty read because-</w:t>
      </w:r>
    </w:p>
    <w:p w:rsidR="00067C44" w:rsidRPr="00067C44" w:rsidRDefault="00067C44" w:rsidP="00D16276">
      <w:pPr>
        <w:numPr>
          <w:ilvl w:val="0"/>
          <w:numId w:val="3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There is always a chance that the uncommitted transaction might roll back later.</w:t>
      </w:r>
    </w:p>
    <w:p w:rsidR="00067C44" w:rsidRPr="00067C44" w:rsidRDefault="00067C44" w:rsidP="00D16276">
      <w:pPr>
        <w:numPr>
          <w:ilvl w:val="0"/>
          <w:numId w:val="3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Thus, uncommitted transaction might make other transactions read a value that does not even exist.</w:t>
      </w:r>
    </w:p>
    <w:p w:rsidR="00067C44" w:rsidRPr="00067C44" w:rsidRDefault="00067C44" w:rsidP="00D16276">
      <w:pPr>
        <w:numPr>
          <w:ilvl w:val="0"/>
          <w:numId w:val="3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This leads to inconsistency of the database.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NOTE-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D16276">
      <w:pPr>
        <w:numPr>
          <w:ilvl w:val="0"/>
          <w:numId w:val="3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Dirty read does not lead to inconsistency always.</w:t>
      </w:r>
    </w:p>
    <w:p w:rsidR="00067C44" w:rsidRPr="00067C44" w:rsidRDefault="00067C44" w:rsidP="00D16276">
      <w:pPr>
        <w:numPr>
          <w:ilvl w:val="0"/>
          <w:numId w:val="3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It becomes problematic only when the uncommitted transaction fails and roll backs later due to some reason.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Example-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noProof/>
          <w:color w:val="303030"/>
          <w:sz w:val="15"/>
          <w:szCs w:val="15"/>
          <w:lang w:val="en-IN" w:eastAsia="en-IN"/>
        </w:rPr>
        <w:drawing>
          <wp:inline distT="0" distB="0" distL="0" distR="0">
            <wp:extent cx="4906645" cy="2981960"/>
            <wp:effectExtent l="19050" t="0" r="8255" b="0"/>
            <wp:docPr id="43" name="Picture 43" descr="https://www.gatevidyalay.com/wp-content/uploads/2018/05/Dirty-Read-Problem-Concurrency-Problem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www.gatevidyalay.com/wp-content/uploads/2018/05/Dirty-Read-Problem-Concurrency-Problems-in-DBM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Here,</w:t>
      </w:r>
    </w:p>
    <w:p w:rsidR="00067C44" w:rsidRPr="00067C44" w:rsidRDefault="00067C44" w:rsidP="00D16276">
      <w:pPr>
        <w:numPr>
          <w:ilvl w:val="0"/>
          <w:numId w:val="3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reads the value of A.</w:t>
      </w:r>
    </w:p>
    <w:p w:rsidR="00067C44" w:rsidRPr="00067C44" w:rsidRDefault="00067C44" w:rsidP="00D16276">
      <w:pPr>
        <w:numPr>
          <w:ilvl w:val="0"/>
          <w:numId w:val="3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updates the value of A in the buffer.</w:t>
      </w:r>
    </w:p>
    <w:p w:rsidR="00067C44" w:rsidRPr="00067C44" w:rsidRDefault="00067C44" w:rsidP="00D16276">
      <w:pPr>
        <w:numPr>
          <w:ilvl w:val="0"/>
          <w:numId w:val="3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reads the value of A from the buffer.</w:t>
      </w:r>
    </w:p>
    <w:p w:rsidR="00067C44" w:rsidRPr="00067C44" w:rsidRDefault="00067C44" w:rsidP="00D16276">
      <w:pPr>
        <w:numPr>
          <w:ilvl w:val="0"/>
          <w:numId w:val="3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lastRenderedPageBreak/>
        <w:t>T2 writes the updated the value of A.</w:t>
      </w:r>
    </w:p>
    <w:p w:rsidR="00067C44" w:rsidRPr="00067C44" w:rsidRDefault="00067C44" w:rsidP="00D16276">
      <w:pPr>
        <w:numPr>
          <w:ilvl w:val="0"/>
          <w:numId w:val="3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commits.</w:t>
      </w:r>
    </w:p>
    <w:p w:rsidR="00067C44" w:rsidRPr="00067C44" w:rsidRDefault="00067C44" w:rsidP="00D16276">
      <w:pPr>
        <w:numPr>
          <w:ilvl w:val="0"/>
          <w:numId w:val="3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fails in later stages and rolls back.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example,</w:t>
      </w:r>
    </w:p>
    <w:p w:rsidR="00067C44" w:rsidRPr="00067C44" w:rsidRDefault="00067C44" w:rsidP="00D16276">
      <w:pPr>
        <w:numPr>
          <w:ilvl w:val="0"/>
          <w:numId w:val="4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reads the dirty value of A written by the uncommitted transaction T1.</w:t>
      </w:r>
    </w:p>
    <w:p w:rsidR="00067C44" w:rsidRPr="00067C44" w:rsidRDefault="00067C44" w:rsidP="00D16276">
      <w:pPr>
        <w:numPr>
          <w:ilvl w:val="0"/>
          <w:numId w:val="4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fails in later stages and roll backs.</w:t>
      </w:r>
    </w:p>
    <w:p w:rsidR="00067C44" w:rsidRPr="00067C44" w:rsidRDefault="00067C44" w:rsidP="00D16276">
      <w:pPr>
        <w:numPr>
          <w:ilvl w:val="0"/>
          <w:numId w:val="4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Thus, the value that T2 read now stands to be incorrect.</w:t>
      </w:r>
    </w:p>
    <w:p w:rsidR="00067C44" w:rsidRPr="00067C44" w:rsidRDefault="00067C44" w:rsidP="00D16276">
      <w:pPr>
        <w:numPr>
          <w:ilvl w:val="0"/>
          <w:numId w:val="4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Therefore, database becomes inconsistent.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2. Unrepeatable Read Problem-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This problem occurs when a transaction gets to read unrepeated i.e. different values of the same variable in its different read operations even when it has not updated its value.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noProof/>
          <w:color w:val="303030"/>
          <w:sz w:val="15"/>
          <w:szCs w:val="15"/>
          <w:lang w:val="en-IN" w:eastAsia="en-IN"/>
        </w:rPr>
        <w:drawing>
          <wp:inline distT="0" distB="0" distL="0" distR="0">
            <wp:extent cx="5260975" cy="2313305"/>
            <wp:effectExtent l="19050" t="0" r="0" b="0"/>
            <wp:docPr id="44" name="Picture 44" descr="https://www.gatevidyalay.com/wp-content/uploads/2018/05/Unrepeatable-Read-Problem-Concurrency-Problem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www.gatevidyalay.com/wp-content/uploads/2018/05/Unrepeatable-Read-Problem-Concurrency-Problems-in-DBM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31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Here,</w:t>
      </w:r>
    </w:p>
    <w:p w:rsidR="00067C44" w:rsidRPr="00067C44" w:rsidRDefault="00067C44" w:rsidP="00D16276">
      <w:pPr>
        <w:numPr>
          <w:ilvl w:val="0"/>
          <w:numId w:val="4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reads the value of X (= 10 say).</w:t>
      </w:r>
    </w:p>
    <w:p w:rsidR="00067C44" w:rsidRPr="00067C44" w:rsidRDefault="00067C44" w:rsidP="00D16276">
      <w:pPr>
        <w:numPr>
          <w:ilvl w:val="0"/>
          <w:numId w:val="4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reads the value of X (= 10).</w:t>
      </w:r>
    </w:p>
    <w:p w:rsidR="00067C44" w:rsidRPr="00067C44" w:rsidRDefault="00067C44" w:rsidP="00D16276">
      <w:pPr>
        <w:numPr>
          <w:ilvl w:val="0"/>
          <w:numId w:val="4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updates the value of X (from 10 to 15 say) in the buffer.</w:t>
      </w:r>
    </w:p>
    <w:p w:rsidR="00067C44" w:rsidRPr="00067C44" w:rsidRDefault="00067C44" w:rsidP="00D16276">
      <w:pPr>
        <w:numPr>
          <w:ilvl w:val="0"/>
          <w:numId w:val="4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again reads the value of X (but = 15).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example,</w:t>
      </w:r>
    </w:p>
    <w:p w:rsidR="00067C44" w:rsidRPr="00067C44" w:rsidRDefault="00067C44" w:rsidP="00D16276">
      <w:pPr>
        <w:numPr>
          <w:ilvl w:val="0"/>
          <w:numId w:val="4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gets to read a different value of X in its second reading.</w:t>
      </w:r>
    </w:p>
    <w:p w:rsidR="00067C44" w:rsidRPr="00067C44" w:rsidRDefault="00067C44" w:rsidP="00D16276">
      <w:pPr>
        <w:numPr>
          <w:ilvl w:val="0"/>
          <w:numId w:val="4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lastRenderedPageBreak/>
        <w:t>T2 wonders how the value of X got changed because according to it, it is running in isolation.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3. Lost Update Problem-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This problem occurs when multiple transactions execute concurrently and updates from one or more transactions get lost.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noProof/>
          <w:color w:val="303030"/>
          <w:sz w:val="15"/>
          <w:szCs w:val="15"/>
          <w:lang w:val="en-IN" w:eastAsia="en-IN"/>
        </w:rPr>
        <w:drawing>
          <wp:inline distT="0" distB="0" distL="0" distR="0">
            <wp:extent cx="4217035" cy="2695575"/>
            <wp:effectExtent l="19050" t="0" r="0" b="0"/>
            <wp:docPr id="45" name="Picture 45" descr="https://www.gatevidyalay.com/wp-content/uploads/2018/05/Lost-Update-Problem-Concurrency-Problem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www.gatevidyalay.com/wp-content/uploads/2018/05/Lost-Update-Problem-Concurrency-Problems-in-DBM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Here,</w:t>
      </w:r>
    </w:p>
    <w:p w:rsidR="00067C44" w:rsidRPr="00067C44" w:rsidRDefault="00067C44" w:rsidP="00D16276">
      <w:pPr>
        <w:numPr>
          <w:ilvl w:val="0"/>
          <w:numId w:val="4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reads the value of A (= 10 say).</w:t>
      </w:r>
    </w:p>
    <w:p w:rsidR="00067C44" w:rsidRPr="00067C44" w:rsidRDefault="00067C44" w:rsidP="00D16276">
      <w:pPr>
        <w:numPr>
          <w:ilvl w:val="0"/>
          <w:numId w:val="4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updates the value to A (= 15 say) in the buffer.</w:t>
      </w:r>
    </w:p>
    <w:p w:rsidR="00067C44" w:rsidRPr="00067C44" w:rsidRDefault="00067C44" w:rsidP="00D16276">
      <w:pPr>
        <w:numPr>
          <w:ilvl w:val="0"/>
          <w:numId w:val="4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does blind write A = 25 (write without read) in the buffer.</w:t>
      </w:r>
    </w:p>
    <w:p w:rsidR="00067C44" w:rsidRPr="00067C44" w:rsidRDefault="00067C44" w:rsidP="00D16276">
      <w:pPr>
        <w:numPr>
          <w:ilvl w:val="0"/>
          <w:numId w:val="4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commits.</w:t>
      </w:r>
    </w:p>
    <w:p w:rsidR="00067C44" w:rsidRPr="00067C44" w:rsidRDefault="00067C44" w:rsidP="00D16276">
      <w:pPr>
        <w:numPr>
          <w:ilvl w:val="0"/>
          <w:numId w:val="4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When T1 commits, it writes A = 25 in the database.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example,</w:t>
      </w:r>
    </w:p>
    <w:p w:rsidR="00067C44" w:rsidRPr="00067C44" w:rsidRDefault="00067C44" w:rsidP="00D16276">
      <w:pPr>
        <w:numPr>
          <w:ilvl w:val="0"/>
          <w:numId w:val="4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writes the over written value of X in the database.</w:t>
      </w:r>
    </w:p>
    <w:p w:rsidR="00067C44" w:rsidRPr="00067C44" w:rsidRDefault="00067C44" w:rsidP="00D16276">
      <w:pPr>
        <w:numPr>
          <w:ilvl w:val="0"/>
          <w:numId w:val="4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Thus, update from T1 gets lost.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NOTE-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D16276">
      <w:pPr>
        <w:numPr>
          <w:ilvl w:val="0"/>
          <w:numId w:val="4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This problem occurs whenever there is a write-write conflict.</w:t>
      </w:r>
    </w:p>
    <w:p w:rsidR="00067C44" w:rsidRPr="00067C44" w:rsidRDefault="00067C44" w:rsidP="00D16276">
      <w:pPr>
        <w:numPr>
          <w:ilvl w:val="0"/>
          <w:numId w:val="4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lastRenderedPageBreak/>
        <w:t>In write-write conflict, there are two writes one by each transaction on the same data item without any read in the middle.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4. Phantom Read Problem-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This problem occurs when a transaction reads some variable from the buffer and when it reads the same variable later, it finds that the variable does not exist.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noProof/>
          <w:color w:val="303030"/>
          <w:sz w:val="15"/>
          <w:szCs w:val="15"/>
          <w:lang w:val="en-IN" w:eastAsia="en-IN"/>
        </w:rPr>
        <w:drawing>
          <wp:inline distT="0" distB="0" distL="0" distR="0">
            <wp:extent cx="3834765" cy="2313305"/>
            <wp:effectExtent l="19050" t="0" r="0" b="0"/>
            <wp:docPr id="46" name="Picture 46" descr="https://www.gatevidyalay.com/wp-content/uploads/2018/05/Phantom-Read-Problem-Concurrency-Problem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www.gatevidyalay.com/wp-content/uploads/2018/05/Phantom-Read-Problem-Concurrency-Problems-in-DBMS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231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5"/>
          <w:szCs w:val="15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Here,</w:t>
      </w:r>
    </w:p>
    <w:p w:rsidR="00067C44" w:rsidRPr="00067C44" w:rsidRDefault="00067C44" w:rsidP="00D16276">
      <w:pPr>
        <w:numPr>
          <w:ilvl w:val="0"/>
          <w:numId w:val="4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reads X.</w:t>
      </w:r>
    </w:p>
    <w:p w:rsidR="00067C44" w:rsidRPr="00067C44" w:rsidRDefault="00067C44" w:rsidP="00D16276">
      <w:pPr>
        <w:numPr>
          <w:ilvl w:val="0"/>
          <w:numId w:val="4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reads X.</w:t>
      </w:r>
    </w:p>
    <w:p w:rsidR="00067C44" w:rsidRPr="00067C44" w:rsidRDefault="00067C44" w:rsidP="00D16276">
      <w:pPr>
        <w:numPr>
          <w:ilvl w:val="0"/>
          <w:numId w:val="4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T1 deletes X.</w:t>
      </w:r>
    </w:p>
    <w:p w:rsidR="00067C44" w:rsidRPr="00067C44" w:rsidRDefault="00067C44" w:rsidP="00D16276">
      <w:pPr>
        <w:numPr>
          <w:ilvl w:val="0"/>
          <w:numId w:val="4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tries reading X but does not find it.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In this example,</w:t>
      </w:r>
    </w:p>
    <w:p w:rsidR="00067C44" w:rsidRPr="00067C44" w:rsidRDefault="00067C44" w:rsidP="00D16276">
      <w:pPr>
        <w:numPr>
          <w:ilvl w:val="0"/>
          <w:numId w:val="4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finds that there does not exist any variable X when it tries reading X again.</w:t>
      </w:r>
    </w:p>
    <w:p w:rsidR="00067C44" w:rsidRPr="00067C44" w:rsidRDefault="00067C44" w:rsidP="00D16276">
      <w:pPr>
        <w:numPr>
          <w:ilvl w:val="0"/>
          <w:numId w:val="4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T2 wonders who deleted the variable X because according to it, it is running in isolation.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</w:pP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Avoiding Concurrency Problems-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>
        <w:rPr>
          <w:rFonts w:ascii="Arial" w:hAnsi="Arial" w:cs="Arial"/>
          <w:color w:val="303030"/>
          <w:sz w:val="15"/>
          <w:szCs w:val="15"/>
        </w:rPr>
        <w:t> </w:t>
      </w:r>
    </w:p>
    <w:p w:rsidR="00067C44" w:rsidRPr="00067C44" w:rsidRDefault="00067C44" w:rsidP="00D16276">
      <w:pPr>
        <w:numPr>
          <w:ilvl w:val="0"/>
          <w:numId w:val="4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lastRenderedPageBreak/>
        <w:t>To ensure consistency of the database, it is very important to prevent the occurrence of above problems.</w:t>
      </w:r>
    </w:p>
    <w:p w:rsidR="00067C44" w:rsidRPr="00067C44" w:rsidRDefault="00067C44" w:rsidP="00D16276">
      <w:pPr>
        <w:numPr>
          <w:ilvl w:val="0"/>
          <w:numId w:val="4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color w:val="303030"/>
          <w:sz w:val="24"/>
          <w:szCs w:val="24"/>
        </w:rPr>
        <w:t>Concurrency Control Protocols </w:t>
      </w:r>
      <w:r w:rsidRPr="00067C44">
        <w:rPr>
          <w:rFonts w:ascii="Arial" w:hAnsi="Arial" w:cs="Arial"/>
          <w:color w:val="303030"/>
          <w:sz w:val="24"/>
          <w:szCs w:val="24"/>
        </w:rPr>
        <w:t>help to prevent the occurrence of above problems and maintain the consistency of the database.</w:t>
      </w:r>
    </w:p>
    <w:p w:rsidR="00067C44" w:rsidRDefault="00067C44"/>
    <w:p w:rsidR="00067C44" w:rsidRDefault="00067C44"/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Conflict Serializability-</w:t>
      </w:r>
    </w:p>
    <w:p w:rsidR="00067C44" w:rsidRDefault="00067C44"/>
    <w:p w:rsidR="00067C44" w:rsidRPr="00067C44" w:rsidRDefault="00067C44" w:rsidP="00067C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67C44">
        <w:rPr>
          <w:rFonts w:ascii="Arial" w:eastAsia="Times New Roman" w:hAnsi="Arial" w:cs="Arial"/>
          <w:color w:val="303030"/>
          <w:sz w:val="23"/>
          <w:szCs w:val="23"/>
        </w:rPr>
        <w:t>We have discussed-</w:t>
      </w:r>
    </w:p>
    <w:p w:rsidR="00067C44" w:rsidRPr="00067C44" w:rsidRDefault="00067C44" w:rsidP="00D16276">
      <w:pPr>
        <w:numPr>
          <w:ilvl w:val="0"/>
          <w:numId w:val="4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67C44">
        <w:rPr>
          <w:rFonts w:ascii="Arial" w:eastAsia="Times New Roman" w:hAnsi="Arial" w:cs="Arial"/>
          <w:color w:val="303030"/>
          <w:sz w:val="23"/>
          <w:szCs w:val="23"/>
        </w:rPr>
        <w:t xml:space="preserve">The concept of </w:t>
      </w:r>
      <w:proofErr w:type="spellStart"/>
      <w:r w:rsidRPr="00067C44">
        <w:rPr>
          <w:rFonts w:ascii="Arial" w:eastAsia="Times New Roman" w:hAnsi="Arial" w:cs="Arial"/>
          <w:color w:val="303030"/>
          <w:sz w:val="23"/>
          <w:szCs w:val="23"/>
        </w:rPr>
        <w:t>serializability</w:t>
      </w:r>
      <w:proofErr w:type="spellEnd"/>
      <w:r w:rsidRPr="00067C44">
        <w:rPr>
          <w:rFonts w:ascii="Arial" w:eastAsia="Times New Roman" w:hAnsi="Arial" w:cs="Arial"/>
          <w:color w:val="303030"/>
          <w:sz w:val="23"/>
          <w:szCs w:val="23"/>
        </w:rPr>
        <w:t xml:space="preserve"> helps to identify the correct non-serial schedules that will maintain the consistency of the database.</w:t>
      </w:r>
    </w:p>
    <w:p w:rsidR="00067C44" w:rsidRPr="00067C44" w:rsidRDefault="00067C44" w:rsidP="00D16276">
      <w:pPr>
        <w:numPr>
          <w:ilvl w:val="0"/>
          <w:numId w:val="4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67C44">
        <w:rPr>
          <w:rFonts w:ascii="Arial" w:eastAsia="Times New Roman" w:hAnsi="Arial" w:cs="Arial"/>
          <w:color w:val="303030"/>
          <w:sz w:val="23"/>
          <w:szCs w:val="23"/>
        </w:rPr>
        <w:t xml:space="preserve">There are two types of </w:t>
      </w:r>
      <w:proofErr w:type="spellStart"/>
      <w:r w:rsidRPr="00067C44">
        <w:rPr>
          <w:rFonts w:ascii="Arial" w:eastAsia="Times New Roman" w:hAnsi="Arial" w:cs="Arial"/>
          <w:color w:val="303030"/>
          <w:sz w:val="23"/>
          <w:szCs w:val="23"/>
        </w:rPr>
        <w:t>serializability</w:t>
      </w:r>
      <w:proofErr w:type="spellEnd"/>
      <w:r w:rsidRPr="00067C44">
        <w:rPr>
          <w:rFonts w:ascii="Arial" w:eastAsia="Times New Roman" w:hAnsi="Arial" w:cs="Arial"/>
          <w:color w:val="303030"/>
          <w:sz w:val="23"/>
          <w:szCs w:val="23"/>
        </w:rPr>
        <w:t>-</w:t>
      </w:r>
    </w:p>
    <w:p w:rsidR="00067C44" w:rsidRPr="00067C44" w:rsidRDefault="00067C44" w:rsidP="00067C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67C44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67C44" w:rsidRPr="00067C44" w:rsidRDefault="00067C44" w:rsidP="00067C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>
        <w:rPr>
          <w:rFonts w:ascii="Arial" w:eastAsia="Times New Roman" w:hAnsi="Arial" w:cs="Arial"/>
          <w:noProof/>
          <w:color w:val="303030"/>
          <w:sz w:val="23"/>
          <w:szCs w:val="23"/>
          <w:lang w:val="en-IN" w:eastAsia="en-IN"/>
        </w:rPr>
        <w:drawing>
          <wp:inline distT="0" distB="0" distL="0" distR="0">
            <wp:extent cx="5343525" cy="1266825"/>
            <wp:effectExtent l="19050" t="0" r="9525" b="0"/>
            <wp:docPr id="52" name="Picture 52" descr="https://www.gatevidyalay.com/wp-content/uploads/2018/06/Types-of-Serializ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www.gatevidyalay.com/wp-content/uploads/2018/06/Types-of-Serializabilit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Pr="00067C44" w:rsidRDefault="00067C44" w:rsidP="00067C44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67C44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PRACTICE PROBLEMS BASED ON CONFLICT SERIALIZABILITY-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Problem-01: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Check whether the given schedule S is conflict serializable or not-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jc w:val="center"/>
        <w:textAlignment w:val="baseline"/>
        <w:rPr>
          <w:rFonts w:ascii="Arial" w:hAnsi="Arial" w:cs="Arial"/>
          <w:color w:val="303030"/>
        </w:rPr>
      </w:pPr>
      <w:r w:rsidRPr="00067C44">
        <w:rPr>
          <w:rStyle w:val="Strong"/>
          <w:rFonts w:ascii="Arial" w:eastAsiaTheme="minorEastAsia" w:hAnsi="Arial" w:cs="Arial"/>
          <w:color w:val="303030"/>
        </w:rPr>
        <w:t>S : R</w:t>
      </w:r>
      <w:r w:rsidRPr="00067C44">
        <w:rPr>
          <w:rStyle w:val="Strong"/>
          <w:rFonts w:ascii="Arial" w:eastAsiaTheme="minorEastAsia" w:hAnsi="Arial" w:cs="Arial"/>
          <w:color w:val="303030"/>
          <w:vertAlign w:val="subscript"/>
        </w:rPr>
        <w:t>1</w:t>
      </w:r>
      <w:r w:rsidRPr="00067C44">
        <w:rPr>
          <w:rStyle w:val="Strong"/>
          <w:rFonts w:ascii="Arial" w:eastAsiaTheme="minorEastAsia" w:hAnsi="Arial" w:cs="Arial"/>
          <w:color w:val="303030"/>
        </w:rPr>
        <w:t>(A) , R</w:t>
      </w:r>
      <w:r w:rsidRPr="00067C44">
        <w:rPr>
          <w:rStyle w:val="Strong"/>
          <w:rFonts w:ascii="Arial" w:eastAsiaTheme="minorEastAsia" w:hAnsi="Arial" w:cs="Arial"/>
          <w:color w:val="303030"/>
          <w:vertAlign w:val="subscript"/>
        </w:rPr>
        <w:t>2</w:t>
      </w:r>
      <w:r w:rsidRPr="00067C44">
        <w:rPr>
          <w:rStyle w:val="Strong"/>
          <w:rFonts w:ascii="Arial" w:eastAsiaTheme="minorEastAsia" w:hAnsi="Arial" w:cs="Arial"/>
          <w:color w:val="303030"/>
        </w:rPr>
        <w:t>(A) , R</w:t>
      </w:r>
      <w:r w:rsidRPr="00067C44">
        <w:rPr>
          <w:rStyle w:val="Strong"/>
          <w:rFonts w:ascii="Arial" w:eastAsiaTheme="minorEastAsia" w:hAnsi="Arial" w:cs="Arial"/>
          <w:color w:val="303030"/>
          <w:vertAlign w:val="subscript"/>
        </w:rPr>
        <w:t>1</w:t>
      </w:r>
      <w:r w:rsidRPr="00067C44">
        <w:rPr>
          <w:rStyle w:val="Strong"/>
          <w:rFonts w:ascii="Arial" w:eastAsiaTheme="minorEastAsia" w:hAnsi="Arial" w:cs="Arial"/>
          <w:color w:val="303030"/>
        </w:rPr>
        <w:t>(B) , R</w:t>
      </w:r>
      <w:r w:rsidRPr="00067C44">
        <w:rPr>
          <w:rStyle w:val="Strong"/>
          <w:rFonts w:ascii="Arial" w:eastAsiaTheme="minorEastAsia" w:hAnsi="Arial" w:cs="Arial"/>
          <w:color w:val="303030"/>
          <w:vertAlign w:val="subscript"/>
        </w:rPr>
        <w:t>2</w:t>
      </w:r>
      <w:r w:rsidRPr="00067C44">
        <w:rPr>
          <w:rStyle w:val="Strong"/>
          <w:rFonts w:ascii="Arial" w:eastAsiaTheme="minorEastAsia" w:hAnsi="Arial" w:cs="Arial"/>
          <w:color w:val="303030"/>
        </w:rPr>
        <w:t>(B) , R</w:t>
      </w:r>
      <w:r w:rsidRPr="00067C44">
        <w:rPr>
          <w:rStyle w:val="Strong"/>
          <w:rFonts w:ascii="Arial" w:eastAsiaTheme="minorEastAsia" w:hAnsi="Arial" w:cs="Arial"/>
          <w:color w:val="303030"/>
          <w:vertAlign w:val="subscript"/>
        </w:rPr>
        <w:t>3</w:t>
      </w:r>
      <w:r w:rsidRPr="00067C44">
        <w:rPr>
          <w:rStyle w:val="Strong"/>
          <w:rFonts w:ascii="Arial" w:eastAsiaTheme="minorEastAsia" w:hAnsi="Arial" w:cs="Arial"/>
          <w:color w:val="303030"/>
        </w:rPr>
        <w:t>(B) , W</w:t>
      </w:r>
      <w:r w:rsidRPr="00067C44">
        <w:rPr>
          <w:rStyle w:val="Strong"/>
          <w:rFonts w:ascii="Arial" w:eastAsiaTheme="minorEastAsia" w:hAnsi="Arial" w:cs="Arial"/>
          <w:color w:val="303030"/>
          <w:vertAlign w:val="subscript"/>
        </w:rPr>
        <w:t>1</w:t>
      </w:r>
      <w:r w:rsidRPr="00067C44">
        <w:rPr>
          <w:rStyle w:val="Strong"/>
          <w:rFonts w:ascii="Arial" w:eastAsiaTheme="minorEastAsia" w:hAnsi="Arial" w:cs="Arial"/>
          <w:color w:val="303030"/>
        </w:rPr>
        <w:t>(A) , W</w:t>
      </w:r>
      <w:r w:rsidRPr="00067C44">
        <w:rPr>
          <w:rStyle w:val="Strong"/>
          <w:rFonts w:ascii="Arial" w:eastAsiaTheme="minorEastAsia" w:hAnsi="Arial" w:cs="Arial"/>
          <w:color w:val="303030"/>
          <w:vertAlign w:val="subscript"/>
        </w:rPr>
        <w:t>2</w:t>
      </w:r>
      <w:r w:rsidRPr="00067C44">
        <w:rPr>
          <w:rStyle w:val="Strong"/>
          <w:rFonts w:ascii="Arial" w:eastAsiaTheme="minorEastAsia" w:hAnsi="Arial" w:cs="Arial"/>
          <w:color w:val="303030"/>
        </w:rPr>
        <w:t>(B)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</w:pP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</w:pP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</w:pP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Solution-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lastRenderedPageBreak/>
        <w:t>Step-01: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List all the conflicting operations and determine the dependency between the transactions-</w:t>
      </w:r>
    </w:p>
    <w:p w:rsidR="00067C44" w:rsidRPr="00067C44" w:rsidRDefault="00067C44" w:rsidP="00D16276">
      <w:pPr>
        <w:numPr>
          <w:ilvl w:val="0"/>
          <w:numId w:val="5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R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067C44">
        <w:rPr>
          <w:rFonts w:ascii="Arial" w:hAnsi="Arial" w:cs="Arial"/>
          <w:color w:val="303030"/>
          <w:sz w:val="24"/>
          <w:szCs w:val="24"/>
        </w:rPr>
        <w:t>(A) , W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067C44">
        <w:rPr>
          <w:rFonts w:ascii="Arial" w:hAnsi="Arial" w:cs="Arial"/>
          <w:color w:val="303030"/>
          <w:sz w:val="24"/>
          <w:szCs w:val="24"/>
        </w:rPr>
        <w:t>(A) (T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067C44">
        <w:rPr>
          <w:rFonts w:ascii="Arial" w:hAnsi="Arial" w:cs="Arial"/>
          <w:color w:val="303030"/>
          <w:sz w:val="24"/>
          <w:szCs w:val="24"/>
        </w:rPr>
        <w:t> → 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067C44">
        <w:rPr>
          <w:rFonts w:ascii="Arial" w:hAnsi="Arial" w:cs="Arial"/>
          <w:color w:val="303030"/>
          <w:sz w:val="24"/>
          <w:szCs w:val="24"/>
        </w:rPr>
        <w:t>)</w:t>
      </w:r>
    </w:p>
    <w:p w:rsidR="00067C44" w:rsidRPr="00067C44" w:rsidRDefault="00067C44" w:rsidP="00D16276">
      <w:pPr>
        <w:numPr>
          <w:ilvl w:val="0"/>
          <w:numId w:val="5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R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067C44">
        <w:rPr>
          <w:rFonts w:ascii="Arial" w:hAnsi="Arial" w:cs="Arial"/>
          <w:color w:val="303030"/>
          <w:sz w:val="24"/>
          <w:szCs w:val="24"/>
        </w:rPr>
        <w:t>(B) , W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067C44">
        <w:rPr>
          <w:rFonts w:ascii="Arial" w:hAnsi="Arial" w:cs="Arial"/>
          <w:color w:val="303030"/>
          <w:sz w:val="24"/>
          <w:szCs w:val="24"/>
        </w:rPr>
        <w:t>(B) (T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067C44">
        <w:rPr>
          <w:rFonts w:ascii="Arial" w:hAnsi="Arial" w:cs="Arial"/>
          <w:color w:val="303030"/>
          <w:sz w:val="24"/>
          <w:szCs w:val="24"/>
        </w:rPr>
        <w:t> → 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067C44">
        <w:rPr>
          <w:rFonts w:ascii="Arial" w:hAnsi="Arial" w:cs="Arial"/>
          <w:color w:val="303030"/>
          <w:sz w:val="24"/>
          <w:szCs w:val="24"/>
        </w:rPr>
        <w:t>)</w:t>
      </w:r>
    </w:p>
    <w:p w:rsidR="00067C44" w:rsidRPr="00067C44" w:rsidRDefault="00067C44" w:rsidP="00D16276">
      <w:pPr>
        <w:numPr>
          <w:ilvl w:val="0"/>
          <w:numId w:val="5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R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067C44">
        <w:rPr>
          <w:rFonts w:ascii="Arial" w:hAnsi="Arial" w:cs="Arial"/>
          <w:color w:val="303030"/>
          <w:sz w:val="24"/>
          <w:szCs w:val="24"/>
        </w:rPr>
        <w:t>(B) , W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067C44">
        <w:rPr>
          <w:rFonts w:ascii="Arial" w:hAnsi="Arial" w:cs="Arial"/>
          <w:color w:val="303030"/>
          <w:sz w:val="24"/>
          <w:szCs w:val="24"/>
        </w:rPr>
        <w:t>(B) (T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067C44">
        <w:rPr>
          <w:rFonts w:ascii="Arial" w:hAnsi="Arial" w:cs="Arial"/>
          <w:color w:val="303030"/>
          <w:sz w:val="24"/>
          <w:szCs w:val="24"/>
        </w:rPr>
        <w:t> → T</w:t>
      </w:r>
      <w:r w:rsidRPr="00067C44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067C44">
        <w:rPr>
          <w:rFonts w:ascii="Arial" w:hAnsi="Arial" w:cs="Arial"/>
          <w:color w:val="303030"/>
          <w:sz w:val="24"/>
          <w:szCs w:val="24"/>
        </w:rPr>
        <w:t>)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Step-02: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Draw the precedence graph-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drawing>
          <wp:inline distT="0" distB="0" distL="0" distR="0">
            <wp:extent cx="2497455" cy="1835785"/>
            <wp:effectExtent l="19050" t="0" r="0" b="0"/>
            <wp:docPr id="54" name="Picture 54" descr="https://www.gatevidyalay.com/wp-content/uploads/2018/06/Conflict-Serializability-Problem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www.gatevidyalay.com/wp-content/uploads/2018/06/Conflict-Serializability-Problem-0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Pr="00067C44" w:rsidRDefault="00067C44" w:rsidP="00D16276">
      <w:pPr>
        <w:numPr>
          <w:ilvl w:val="0"/>
          <w:numId w:val="5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Clearly, there exists a cycle in the precedence graph.</w:t>
      </w:r>
    </w:p>
    <w:p w:rsidR="00067C44" w:rsidRPr="00067C44" w:rsidRDefault="00067C44" w:rsidP="00D16276">
      <w:pPr>
        <w:numPr>
          <w:ilvl w:val="0"/>
          <w:numId w:val="5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Fonts w:ascii="Arial" w:hAnsi="Arial" w:cs="Arial"/>
          <w:color w:val="303030"/>
          <w:sz w:val="24"/>
          <w:szCs w:val="24"/>
        </w:rPr>
        <w:t>Therefore, the given schedule S is not conflict serializable.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067C44">
        <w:rPr>
          <w:rStyle w:val="Strong"/>
          <w:rFonts w:ascii="Arial" w:eastAsiaTheme="minorEastAsia" w:hAnsi="Arial" w:cs="Arial"/>
          <w:b/>
          <w:bCs/>
          <w:color w:val="303030"/>
          <w:sz w:val="24"/>
          <w:szCs w:val="24"/>
          <w:u w:val="single"/>
        </w:rPr>
        <w:t>Problem-02: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Check whether the given schedule S is conflict serializable and recoverable or not-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 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noProof/>
          <w:color w:val="303030"/>
          <w:sz w:val="16"/>
          <w:szCs w:val="16"/>
          <w:lang w:val="en-IN" w:eastAsia="en-IN"/>
        </w:rPr>
        <w:lastRenderedPageBreak/>
        <w:drawing>
          <wp:inline distT="0" distB="0" distL="0" distR="0">
            <wp:extent cx="4599305" cy="4217035"/>
            <wp:effectExtent l="19050" t="0" r="0" b="0"/>
            <wp:docPr id="55" name="Picture 55" descr="https://www.gatevidyalay.com/wp-content/uploads/2018/06/Conflict-Serializability-Problem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www.gatevidyalay.com/wp-content/uploads/2018/06/Conflict-Serializability-Problem-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421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eastAsiaTheme="minorEastAsia" w:hAnsi="Arial" w:cs="Arial"/>
          <w:b/>
          <w:bCs/>
          <w:color w:val="303030"/>
          <w:u w:val="single"/>
        </w:rPr>
        <w:t>Solution-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 xml:space="preserve">Checking Whether S is Conflict Serializable </w:t>
      </w:r>
      <w:proofErr w:type="gramStart"/>
      <w:r>
        <w:rPr>
          <w:rStyle w:val="Strong"/>
          <w:rFonts w:ascii="Arial" w:hAnsi="Arial" w:cs="Arial"/>
          <w:b/>
          <w:bCs/>
          <w:color w:val="303030"/>
          <w:u w:val="single"/>
        </w:rPr>
        <w:t>Or</w:t>
      </w:r>
      <w:proofErr w:type="gramEnd"/>
      <w:r>
        <w:rPr>
          <w:rStyle w:val="Strong"/>
          <w:rFonts w:ascii="Arial" w:hAnsi="Arial" w:cs="Arial"/>
          <w:b/>
          <w:bCs/>
          <w:color w:val="303030"/>
          <w:u w:val="single"/>
        </w:rPr>
        <w:t xml:space="preserve"> Not-</w:t>
      </w:r>
    </w:p>
    <w:p w:rsid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Default="00067C44" w:rsidP="00067C4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Step-01: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>
        <w:rPr>
          <w:rFonts w:ascii="Arial" w:hAnsi="Arial" w:cs="Arial"/>
          <w:color w:val="303030"/>
          <w:sz w:val="16"/>
          <w:szCs w:val="16"/>
        </w:rPr>
        <w:t> </w:t>
      </w:r>
    </w:p>
    <w:p w:rsidR="00067C44" w:rsidRPr="00067C44" w:rsidRDefault="00067C44" w:rsidP="00067C44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067C44">
        <w:rPr>
          <w:rFonts w:ascii="Arial" w:hAnsi="Arial" w:cs="Arial"/>
          <w:color w:val="303030"/>
        </w:rPr>
        <w:t>List all the conflicting operations and determine the dependency between the transactions-</w:t>
      </w:r>
    </w:p>
    <w:p w:rsidR="00CA56CD" w:rsidRPr="00CA56CD" w:rsidRDefault="00CA56CD" w:rsidP="00D16276">
      <w:pPr>
        <w:numPr>
          <w:ilvl w:val="0"/>
          <w:numId w:val="5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(X)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(X)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(X)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(X)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(X)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(X)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(X) , 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(X)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(X) , 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(X)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(Y) , 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(Y)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Step-02: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lastRenderedPageBreak/>
        <w:t>Draw the precedence graph-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noProof/>
          <w:color w:val="303030"/>
          <w:lang w:val="en-IN" w:eastAsia="en-IN"/>
        </w:rPr>
        <w:drawing>
          <wp:inline distT="0" distB="0" distL="0" distR="0">
            <wp:extent cx="3637280" cy="2094865"/>
            <wp:effectExtent l="19050" t="0" r="1270" b="0"/>
            <wp:docPr id="58" name="Picture 58" descr="https://www.gatevidyalay.com/wp-content/uploads/2018/06/Conflict-Serializability-Problem-0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www.gatevidyalay.com/wp-content/uploads/2018/06/Conflict-Serializability-Problem-02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209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D16276">
      <w:pPr>
        <w:numPr>
          <w:ilvl w:val="0"/>
          <w:numId w:val="5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Clearly, there exists no cycle in the precedence graph.</w:t>
      </w:r>
    </w:p>
    <w:p w:rsidR="00CA56CD" w:rsidRPr="00CA56CD" w:rsidRDefault="00CA56CD" w:rsidP="00D16276">
      <w:pPr>
        <w:numPr>
          <w:ilvl w:val="0"/>
          <w:numId w:val="5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Therefore, the given schedule S is conflict serializable.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 xml:space="preserve">Checking Whether S is Recoverable </w:t>
      </w:r>
      <w:proofErr w:type="gramStart"/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Or</w:t>
      </w:r>
      <w:proofErr w:type="gramEnd"/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 xml:space="preserve"> Not-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D16276">
      <w:pPr>
        <w:numPr>
          <w:ilvl w:val="0"/>
          <w:numId w:val="5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Conflict serializable schedules are always recoverable.</w:t>
      </w:r>
    </w:p>
    <w:p w:rsidR="00CA56CD" w:rsidRPr="00CA56CD" w:rsidRDefault="00CA56CD" w:rsidP="00D16276">
      <w:pPr>
        <w:numPr>
          <w:ilvl w:val="0"/>
          <w:numId w:val="54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Therefore, the given schedule S is recoverable.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Style w:val="Strong"/>
          <w:rFonts w:ascii="Arial" w:hAnsi="Arial" w:cs="Arial"/>
          <w:color w:val="303030"/>
        </w:rPr>
        <w:t>Alternatively</w:t>
      </w:r>
      <w:r w:rsidRPr="00CA56CD">
        <w:rPr>
          <w:rFonts w:ascii="Arial" w:hAnsi="Arial" w:cs="Arial"/>
          <w:color w:val="303030"/>
        </w:rPr>
        <w:t>,</w:t>
      </w:r>
    </w:p>
    <w:p w:rsidR="00CA56CD" w:rsidRPr="00CA56CD" w:rsidRDefault="00CA56CD" w:rsidP="00D16276">
      <w:pPr>
        <w:numPr>
          <w:ilvl w:val="0"/>
          <w:numId w:val="5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There exists no dirty read operation.</w:t>
      </w:r>
    </w:p>
    <w:p w:rsidR="00CA56CD" w:rsidRPr="00CA56CD" w:rsidRDefault="00CA56CD" w:rsidP="00D16276">
      <w:pPr>
        <w:numPr>
          <w:ilvl w:val="0"/>
          <w:numId w:val="5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This is because all the transactions which update the values commits immediately.</w:t>
      </w:r>
    </w:p>
    <w:p w:rsidR="00CA56CD" w:rsidRPr="00CA56CD" w:rsidRDefault="00CA56CD" w:rsidP="00D16276">
      <w:pPr>
        <w:numPr>
          <w:ilvl w:val="0"/>
          <w:numId w:val="5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Therefore, the given schedule S is recoverable.</w:t>
      </w:r>
    </w:p>
    <w:p w:rsidR="00CA56CD" w:rsidRPr="00CA56CD" w:rsidRDefault="00CA56CD" w:rsidP="00D16276">
      <w:pPr>
        <w:numPr>
          <w:ilvl w:val="0"/>
          <w:numId w:val="5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Also, S is a </w:t>
      </w:r>
      <w:proofErr w:type="spellStart"/>
      <w:r w:rsidR="003B03DD" w:rsidRPr="00CA56CD">
        <w:rPr>
          <w:rFonts w:ascii="Arial" w:hAnsi="Arial" w:cs="Arial"/>
          <w:color w:val="303030"/>
          <w:sz w:val="24"/>
          <w:szCs w:val="24"/>
        </w:rPr>
        <w:fldChar w:fldCharType="begin"/>
      </w:r>
      <w:r w:rsidRPr="00CA56CD">
        <w:rPr>
          <w:rFonts w:ascii="Arial" w:hAnsi="Arial" w:cs="Arial"/>
          <w:color w:val="303030"/>
          <w:sz w:val="24"/>
          <w:szCs w:val="24"/>
        </w:rPr>
        <w:instrText xml:space="preserve"> HYPERLINK "https://www.gatevidyalay.com/cascading-schedule-cascading-rollback-cascadeless-schedule/" \t "_blank" </w:instrText>
      </w:r>
      <w:r w:rsidR="003B03DD" w:rsidRPr="00CA56CD">
        <w:rPr>
          <w:rFonts w:ascii="Arial" w:hAnsi="Arial" w:cs="Arial"/>
          <w:color w:val="303030"/>
          <w:sz w:val="24"/>
          <w:szCs w:val="24"/>
        </w:rPr>
        <w:fldChar w:fldCharType="separate"/>
      </w:r>
      <w:r w:rsidRPr="00CA56CD">
        <w:rPr>
          <w:rStyle w:val="Strong"/>
          <w:rFonts w:ascii="Arial" w:hAnsi="Arial" w:cs="Arial"/>
          <w:color w:val="910000"/>
          <w:sz w:val="24"/>
          <w:szCs w:val="24"/>
          <w:u w:val="single"/>
        </w:rPr>
        <w:t>Cascadeless</w:t>
      </w:r>
      <w:proofErr w:type="spellEnd"/>
      <w:r w:rsidRPr="00CA56CD">
        <w:rPr>
          <w:rStyle w:val="Strong"/>
          <w:rFonts w:ascii="Arial" w:hAnsi="Arial" w:cs="Arial"/>
          <w:color w:val="910000"/>
          <w:sz w:val="24"/>
          <w:szCs w:val="24"/>
          <w:u w:val="single"/>
        </w:rPr>
        <w:t xml:space="preserve"> Schedule</w:t>
      </w:r>
      <w:r w:rsidR="003B03DD" w:rsidRPr="00CA56CD">
        <w:rPr>
          <w:rFonts w:ascii="Arial" w:hAnsi="Arial" w:cs="Arial"/>
          <w:color w:val="303030"/>
          <w:sz w:val="24"/>
          <w:szCs w:val="24"/>
        </w:rPr>
        <w:fldChar w:fldCharType="end"/>
      </w:r>
      <w:r w:rsidRPr="00CA56CD">
        <w:rPr>
          <w:rFonts w:ascii="Arial" w:hAnsi="Arial" w:cs="Arial"/>
          <w:color w:val="303030"/>
          <w:sz w:val="24"/>
          <w:szCs w:val="24"/>
        </w:rPr>
        <w:t>.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Problem-03: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Check whether the given schedule S is conflict serializable or not. If yes, then determine all the possible serialized schedules-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noProof/>
          <w:color w:val="303030"/>
          <w:lang w:val="en-IN" w:eastAsia="en-IN"/>
        </w:rPr>
        <w:lastRenderedPageBreak/>
        <w:drawing>
          <wp:inline distT="0" distB="0" distL="0" distR="0">
            <wp:extent cx="4599305" cy="3459480"/>
            <wp:effectExtent l="19050" t="0" r="0" b="0"/>
            <wp:docPr id="59" name="Picture 59" descr="https://www.gatevidyalay.com/wp-content/uploads/2018/06/Conflict-Serializability-Problem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www.gatevidyalay.com/wp-content/uploads/2018/06/Conflict-Serializability-Problem-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Solution-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 xml:space="preserve">Checking Whether S is Conflict Serializable </w:t>
      </w:r>
      <w:proofErr w:type="gramStart"/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Or</w:t>
      </w:r>
      <w:proofErr w:type="gramEnd"/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 xml:space="preserve"> Not-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Step-01: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List all the conflicting operations and determine the dependency between the transactions-</w:t>
      </w:r>
    </w:p>
    <w:p w:rsidR="00CA56CD" w:rsidRPr="00CA56CD" w:rsidRDefault="00CA56CD" w:rsidP="00D16276">
      <w:pPr>
        <w:numPr>
          <w:ilvl w:val="0"/>
          <w:numId w:val="5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(A)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(A)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(A)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(A)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(B) , 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(B)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(B)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(B)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5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(B)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(B)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Step-02: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Draw the precedence graph-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noProof/>
          <w:color w:val="303030"/>
          <w:lang w:val="en-IN" w:eastAsia="en-IN"/>
        </w:rPr>
        <w:lastRenderedPageBreak/>
        <w:drawing>
          <wp:inline distT="0" distB="0" distL="0" distR="0">
            <wp:extent cx="2115185" cy="2019935"/>
            <wp:effectExtent l="19050" t="0" r="0" b="0"/>
            <wp:docPr id="60" name="Picture 60" descr="https://www.gatevidyalay.com/wp-content/uploads/2018/06/Conflict-Serializability-Problem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www.gatevidyalay.com/wp-content/uploads/2018/06/Conflict-Serializability-Problem-0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D16276">
      <w:pPr>
        <w:numPr>
          <w:ilvl w:val="0"/>
          <w:numId w:val="5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Clearly, there exists no cycle in the precedence graph.</w:t>
      </w:r>
    </w:p>
    <w:p w:rsidR="00CA56CD" w:rsidRPr="00CA56CD" w:rsidRDefault="00CA56CD" w:rsidP="00D16276">
      <w:pPr>
        <w:numPr>
          <w:ilvl w:val="0"/>
          <w:numId w:val="57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Therefore, the given schedule S is conflict serializable.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Finding the Serialized Schedules-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D16276">
      <w:pPr>
        <w:numPr>
          <w:ilvl w:val="0"/>
          <w:numId w:val="5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All the possible topological orderings of the above precedence graph will be the possible serialized schedules.</w:t>
      </w:r>
    </w:p>
    <w:p w:rsidR="00CA56CD" w:rsidRPr="00CA56CD" w:rsidRDefault="00CA56CD" w:rsidP="00D16276">
      <w:pPr>
        <w:numPr>
          <w:ilvl w:val="0"/>
          <w:numId w:val="58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The topological orderings can be found by performing the </w:t>
      </w:r>
      <w:hyperlink r:id="rId28" w:tgtFrame="_blank" w:history="1">
        <w:r w:rsidRPr="00CA56CD">
          <w:rPr>
            <w:rStyle w:val="Strong"/>
            <w:rFonts w:ascii="Arial" w:hAnsi="Arial" w:cs="Arial"/>
            <w:color w:val="910000"/>
            <w:sz w:val="24"/>
            <w:szCs w:val="24"/>
            <w:u w:val="single"/>
          </w:rPr>
          <w:t>Topological Sort</w:t>
        </w:r>
      </w:hyperlink>
      <w:r w:rsidRPr="00CA56CD">
        <w:rPr>
          <w:rFonts w:ascii="Arial" w:hAnsi="Arial" w:cs="Arial"/>
          <w:color w:val="303030"/>
          <w:sz w:val="24"/>
          <w:szCs w:val="24"/>
        </w:rPr>
        <w:t> of the above precedence graph.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After performing the topological sort, the possible serialized schedules are-</w:t>
      </w:r>
    </w:p>
    <w:p w:rsidR="00CA56CD" w:rsidRPr="00CA56CD" w:rsidRDefault="00CA56CD" w:rsidP="00D16276">
      <w:pPr>
        <w:numPr>
          <w:ilvl w:val="0"/>
          <w:numId w:val="5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</w:p>
    <w:p w:rsidR="00CA56CD" w:rsidRPr="00CA56CD" w:rsidRDefault="00CA56CD" w:rsidP="00D16276">
      <w:pPr>
        <w:numPr>
          <w:ilvl w:val="0"/>
          <w:numId w:val="5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</w:p>
    <w:p w:rsidR="00CA56CD" w:rsidRPr="00CA56CD" w:rsidRDefault="00CA56CD" w:rsidP="00D16276">
      <w:pPr>
        <w:numPr>
          <w:ilvl w:val="0"/>
          <w:numId w:val="59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4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3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Problem-04: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Determine all the possible serialized schedules for the given schedule-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noProof/>
          <w:color w:val="303030"/>
          <w:lang w:val="en-IN" w:eastAsia="en-IN"/>
        </w:rPr>
        <w:lastRenderedPageBreak/>
        <w:drawing>
          <wp:inline distT="0" distB="0" distL="0" distR="0">
            <wp:extent cx="3834655" cy="2074460"/>
            <wp:effectExtent l="19050" t="0" r="0" b="0"/>
            <wp:docPr id="61" name="Picture 61" descr="https://www.gatevidyalay.com/wp-content/uploads/2018/06/Conflict-Serializability-Problem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www.gatevidyalay.com/wp-content/uploads/2018/06/Conflict-Serializability-Problem-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2074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Solution-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The given schedule S can be rewritten as-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The given schedule S can be rewritten as-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noProof/>
          <w:color w:val="303030"/>
          <w:lang w:val="en-IN" w:eastAsia="en-IN"/>
        </w:rPr>
        <w:drawing>
          <wp:inline distT="0" distB="0" distL="0" distR="0">
            <wp:extent cx="3834765" cy="3555365"/>
            <wp:effectExtent l="19050" t="0" r="0" b="0"/>
            <wp:docPr id="70" name="Picture 70" descr="https://www.gatevidyalay.com/wp-content/uploads/2018/06/Conflict-Serializability-Problem-4-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www.gatevidyalay.com/wp-content/uploads/2018/06/Conflict-Serializability-Problem-4-Solution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355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This is because we are only concerned about the read and write operations taking place on the database.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lastRenderedPageBreak/>
        <w:t xml:space="preserve">Checking Whether S is Conflict Serializable </w:t>
      </w:r>
      <w:proofErr w:type="gramStart"/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Or</w:t>
      </w:r>
      <w:proofErr w:type="gramEnd"/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 xml:space="preserve"> Not-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Step-01: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List all the conflicting operations and determine the dependency between the transactions-</w:t>
      </w:r>
    </w:p>
    <w:p w:rsidR="00CA56CD" w:rsidRPr="00CA56CD" w:rsidRDefault="00CA56CD" w:rsidP="00D16276">
      <w:pPr>
        <w:numPr>
          <w:ilvl w:val="0"/>
          <w:numId w:val="6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(A)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(A)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6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(A)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(A)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6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(A)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(A)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6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(B)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(B)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6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R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(B)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(B)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D16276">
      <w:pPr>
        <w:numPr>
          <w:ilvl w:val="0"/>
          <w:numId w:val="60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(B) , W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(B) (T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1</w:t>
      </w:r>
      <w:r w:rsidRPr="00CA56CD">
        <w:rPr>
          <w:rFonts w:ascii="Arial" w:hAnsi="Arial" w:cs="Arial"/>
          <w:color w:val="303030"/>
          <w:sz w:val="24"/>
          <w:szCs w:val="24"/>
        </w:rPr>
        <w:t> → T</w:t>
      </w:r>
      <w:r w:rsidRPr="00CA56CD">
        <w:rPr>
          <w:rFonts w:ascii="Arial" w:hAnsi="Arial" w:cs="Arial"/>
          <w:color w:val="303030"/>
          <w:sz w:val="24"/>
          <w:szCs w:val="24"/>
          <w:vertAlign w:val="subscript"/>
        </w:rPr>
        <w:t>2</w:t>
      </w:r>
      <w:r w:rsidRPr="00CA56CD">
        <w:rPr>
          <w:rFonts w:ascii="Arial" w:hAnsi="Arial" w:cs="Arial"/>
          <w:color w:val="303030"/>
          <w:sz w:val="24"/>
          <w:szCs w:val="24"/>
        </w:rPr>
        <w:t>)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Style w:val="Strong"/>
          <w:rFonts w:ascii="Arial" w:hAnsi="Arial" w:cs="Arial"/>
          <w:b/>
          <w:bCs/>
          <w:color w:val="303030"/>
          <w:sz w:val="24"/>
          <w:szCs w:val="24"/>
          <w:u w:val="single"/>
        </w:rPr>
        <w:t>Step-02: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Draw the precedence graph-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noProof/>
          <w:color w:val="303030"/>
          <w:lang w:val="en-IN" w:eastAsia="en-IN"/>
        </w:rPr>
        <w:drawing>
          <wp:inline distT="0" distB="0" distL="0" distR="0">
            <wp:extent cx="2306320" cy="1036955"/>
            <wp:effectExtent l="19050" t="0" r="0" b="0"/>
            <wp:docPr id="74" name="Picture 74" descr="https://www.gatevidyalay.com/wp-content/uploads/2018/06/Conflict-Serializability-Problem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www.gatevidyalay.com/wp-content/uploads/2018/06/Conflict-Serializability-Problem-04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103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CD" w:rsidRP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</w:rPr>
      </w:pPr>
      <w:r w:rsidRPr="00CA56CD">
        <w:rPr>
          <w:rFonts w:ascii="Arial" w:hAnsi="Arial" w:cs="Arial"/>
          <w:color w:val="303030"/>
        </w:rPr>
        <w:t> </w:t>
      </w:r>
    </w:p>
    <w:p w:rsidR="00CA56CD" w:rsidRPr="00CA56CD" w:rsidRDefault="00CA56CD" w:rsidP="00D16276">
      <w:pPr>
        <w:numPr>
          <w:ilvl w:val="0"/>
          <w:numId w:val="6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Clearly, there exists a cycle in the precedence graph.</w:t>
      </w:r>
    </w:p>
    <w:p w:rsidR="00CA56CD" w:rsidRPr="00CA56CD" w:rsidRDefault="00CA56CD" w:rsidP="00D16276">
      <w:pPr>
        <w:numPr>
          <w:ilvl w:val="0"/>
          <w:numId w:val="6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Therefore, the given schedule S is not conflict serializable.</w:t>
      </w:r>
    </w:p>
    <w:p w:rsidR="00CA56CD" w:rsidRPr="00CA56CD" w:rsidRDefault="00CA56CD" w:rsidP="00D16276">
      <w:pPr>
        <w:numPr>
          <w:ilvl w:val="0"/>
          <w:numId w:val="61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Arial" w:hAnsi="Arial" w:cs="Arial"/>
          <w:color w:val="303030"/>
          <w:sz w:val="24"/>
          <w:szCs w:val="24"/>
        </w:rPr>
      </w:pPr>
      <w:r w:rsidRPr="00CA56CD">
        <w:rPr>
          <w:rFonts w:ascii="Arial" w:hAnsi="Arial" w:cs="Arial"/>
          <w:color w:val="303030"/>
          <w:sz w:val="24"/>
          <w:szCs w:val="24"/>
        </w:rPr>
        <w:t>Thus, Number of possible serialized schedules = 0.</w:t>
      </w:r>
    </w:p>
    <w:p w:rsidR="00CA56CD" w:rsidRDefault="00CA56C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rFonts w:ascii="Arial" w:hAnsi="Arial" w:cs="Arial"/>
          <w:color w:val="303030"/>
          <w:sz w:val="16"/>
          <w:szCs w:val="16"/>
        </w:rPr>
      </w:pPr>
    </w:p>
    <w:p w:rsidR="008C18DD" w:rsidRPr="001D071A" w:rsidRDefault="002D5CFF" w:rsidP="008C18DD">
      <w:pPr>
        <w:pStyle w:val="Heading1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hyperlink r:id="rId32" w:history="1">
        <w:r w:rsidR="008C18DD" w:rsidRPr="001D071A">
          <w:rPr>
            <w:rStyle w:val="Hyperlink"/>
            <w:rFonts w:ascii="Times New Roman" w:hAnsi="Times New Roman" w:cs="Times New Roman"/>
            <w:color w:val="ED7A00"/>
            <w:sz w:val="24"/>
            <w:szCs w:val="24"/>
          </w:rPr>
          <w:t>View Serializability in DBMS</w:t>
        </w:r>
      </w:hyperlink>
    </w:p>
    <w:p w:rsidR="008C18DD" w:rsidRPr="001D071A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</w:p>
    <w:p w:rsidR="008C18DD" w:rsidRPr="001D071A" w:rsidRDefault="008C18DD" w:rsidP="008C18DD">
      <w:pPr>
        <w:shd w:val="clear" w:color="auto" w:fill="FFFFFF"/>
        <w:spacing w:before="43" w:after="129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>We have discussed-</w:t>
      </w:r>
    </w:p>
    <w:p w:rsidR="008C18DD" w:rsidRPr="001D071A" w:rsidRDefault="008C18DD" w:rsidP="008C18DD">
      <w:pPr>
        <w:numPr>
          <w:ilvl w:val="0"/>
          <w:numId w:val="6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The concept of </w:t>
      </w:r>
      <w:proofErr w:type="spellStart"/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>serializability</w:t>
      </w:r>
      <w:proofErr w:type="spellEnd"/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helps to identify the correct non-serial schedules that maintains the consistency of the database.</w:t>
      </w:r>
    </w:p>
    <w:p w:rsidR="008C18DD" w:rsidRPr="001D071A" w:rsidRDefault="008C18DD" w:rsidP="008C18DD">
      <w:pPr>
        <w:numPr>
          <w:ilvl w:val="0"/>
          <w:numId w:val="62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There are two types of </w:t>
      </w:r>
      <w:proofErr w:type="spellStart"/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>serializability</w:t>
      </w:r>
      <w:proofErr w:type="spellEnd"/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>-</w:t>
      </w:r>
    </w:p>
    <w:p w:rsidR="008C18DD" w:rsidRPr="001D071A" w:rsidRDefault="008C18DD" w:rsidP="008C18DD">
      <w:pPr>
        <w:shd w:val="clear" w:color="auto" w:fill="FFFFFF"/>
        <w:spacing w:before="43" w:after="129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</w:p>
    <w:p w:rsidR="008C18DD" w:rsidRPr="001D071A" w:rsidRDefault="008C18DD" w:rsidP="008C18DD">
      <w:pPr>
        <w:shd w:val="clear" w:color="auto" w:fill="FFFFFF"/>
        <w:spacing w:before="43" w:after="129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eastAsia="Times New Roman" w:hAnsi="Times New Roman" w:cs="Times New Roman"/>
          <w:noProof/>
          <w:color w:val="303030"/>
          <w:sz w:val="24"/>
          <w:szCs w:val="24"/>
          <w:lang w:val="en-IN" w:eastAsia="en-IN"/>
        </w:rPr>
        <w:drawing>
          <wp:inline distT="0" distB="0" distL="0" distR="0">
            <wp:extent cx="5342890" cy="1269365"/>
            <wp:effectExtent l="19050" t="0" r="0" b="0"/>
            <wp:docPr id="1" name="Picture 1" descr="https://www.gatevidyalay.com/wp-content/uploads/2018/06/Types-of-Serializ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atevidyalay.com/wp-content/uploads/2018/06/Types-of-Serializabilit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1269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8DD" w:rsidRPr="001D071A" w:rsidRDefault="008C18DD" w:rsidP="008C18DD">
      <w:pPr>
        <w:shd w:val="clear" w:color="auto" w:fill="FFFFFF"/>
        <w:spacing w:before="43" w:after="129" w:line="240" w:lineRule="auto"/>
        <w:textAlignment w:val="baseline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eastAsia="Times New Roman" w:hAnsi="Times New Roman" w:cs="Times New Roman"/>
          <w:color w:val="303030"/>
          <w:sz w:val="24"/>
          <w:szCs w:val="24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View Serializability-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tbl>
      <w:tblPr>
        <w:tblW w:w="718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9"/>
      </w:tblGrid>
      <w:tr w:rsidR="008C18DD" w:rsidRPr="001D071A" w:rsidTr="008C18DD">
        <w:tc>
          <w:tcPr>
            <w:tcW w:w="71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8C18DD" w:rsidRPr="001D071A" w:rsidRDefault="008C18DD">
            <w:pPr>
              <w:spacing w:before="107" w:after="107"/>
              <w:jc w:val="center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1D071A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If a given schedule is found to be view equivalent to some serial schedule, then it is called as a view serializable schedule.</w:t>
            </w:r>
          </w:p>
        </w:tc>
      </w:tr>
    </w:tbl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rStyle w:val="Strong"/>
          <w:rFonts w:eastAsiaTheme="minorEastAsia"/>
          <w:color w:val="303030"/>
        </w:rPr>
        <w:t>Also read-</w:t>
      </w:r>
      <w:hyperlink r:id="rId33" w:tgtFrame="_blank" w:history="1">
        <w:r w:rsidRPr="001D071A">
          <w:rPr>
            <w:rStyle w:val="Strong"/>
            <w:rFonts w:eastAsiaTheme="minorEastAsia"/>
            <w:color w:val="910000"/>
            <w:u w:val="single"/>
          </w:rPr>
          <w:t>Schedules in DBMS</w:t>
        </w:r>
      </w:hyperlink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View Equivalent Schedules-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Consider two schedules S1 and S2 each consisting of two transactions T1 and T2.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Schedules S1 and S2 are called view equivalent if the following three conditions hold true for them-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Condition-01: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For each data item X, if transaction T</w:t>
      </w:r>
      <w:r w:rsidRPr="001D071A">
        <w:rPr>
          <w:color w:val="303030"/>
          <w:vertAlign w:val="subscript"/>
        </w:rPr>
        <w:t>i</w:t>
      </w:r>
      <w:r w:rsidRPr="001D071A">
        <w:rPr>
          <w:color w:val="303030"/>
        </w:rPr>
        <w:t> reads X from the database initially in schedule S1, then in schedule S2 also, T</w:t>
      </w:r>
      <w:r w:rsidRPr="001D071A">
        <w:rPr>
          <w:color w:val="303030"/>
          <w:vertAlign w:val="subscript"/>
        </w:rPr>
        <w:t>i </w:t>
      </w:r>
      <w:r w:rsidRPr="001D071A">
        <w:rPr>
          <w:color w:val="303030"/>
        </w:rPr>
        <w:t>must perform the initial read of X from the database.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tbl>
      <w:tblPr>
        <w:tblW w:w="68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2"/>
      </w:tblGrid>
      <w:tr w:rsidR="008C18DD" w:rsidRPr="001D071A" w:rsidTr="008C18DD">
        <w:tc>
          <w:tcPr>
            <w:tcW w:w="6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8C18DD" w:rsidRPr="001D071A" w:rsidRDefault="008C18DD">
            <w:pPr>
              <w:pStyle w:val="Heading3"/>
              <w:spacing w:before="0"/>
              <w:jc w:val="center"/>
              <w:textAlignment w:val="baseline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1D071A">
              <w:rPr>
                <w:rStyle w:val="Strong"/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u w:val="single"/>
              </w:rPr>
              <w:lastRenderedPageBreak/>
              <w:t>Thumb Rule</w:t>
            </w:r>
          </w:p>
          <w:p w:rsidR="008C18DD" w:rsidRPr="001D071A" w:rsidRDefault="008C18DD">
            <w:pPr>
              <w:pStyle w:val="NormalWeb"/>
              <w:spacing w:before="43" w:beforeAutospacing="0" w:after="129" w:afterAutospacing="0"/>
              <w:jc w:val="center"/>
              <w:textAlignment w:val="baseline"/>
              <w:rPr>
                <w:color w:val="303030"/>
              </w:rPr>
            </w:pPr>
            <w:r w:rsidRPr="001D071A">
              <w:rPr>
                <w:color w:val="303030"/>
              </w:rPr>
              <w:t>“Initial readers must be same for all the data items”.</w:t>
            </w:r>
          </w:p>
        </w:tc>
      </w:tr>
    </w:tbl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Condition-02: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If transaction T</w:t>
      </w:r>
      <w:r w:rsidRPr="001D071A">
        <w:rPr>
          <w:color w:val="303030"/>
          <w:vertAlign w:val="subscript"/>
        </w:rPr>
        <w:t>i</w:t>
      </w:r>
      <w:r w:rsidRPr="001D071A">
        <w:rPr>
          <w:color w:val="303030"/>
        </w:rPr>
        <w:t> reads a data item that has been updated by the transaction T</w:t>
      </w:r>
      <w:r w:rsidRPr="001D071A">
        <w:rPr>
          <w:color w:val="303030"/>
          <w:vertAlign w:val="subscript"/>
        </w:rPr>
        <w:t>j</w:t>
      </w:r>
      <w:r w:rsidRPr="001D071A">
        <w:rPr>
          <w:color w:val="303030"/>
        </w:rPr>
        <w:t> in schedule S1, then in schedule S2 also, transaction T</w:t>
      </w:r>
      <w:r w:rsidRPr="001D071A">
        <w:rPr>
          <w:color w:val="303030"/>
          <w:vertAlign w:val="subscript"/>
        </w:rPr>
        <w:t>i</w:t>
      </w:r>
      <w:r w:rsidRPr="001D071A">
        <w:rPr>
          <w:color w:val="303030"/>
        </w:rPr>
        <w:t> must read the same data item that has been updated by the transaction T</w:t>
      </w:r>
      <w:r w:rsidRPr="001D071A">
        <w:rPr>
          <w:color w:val="303030"/>
          <w:vertAlign w:val="subscript"/>
        </w:rPr>
        <w:t>j.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tbl>
      <w:tblPr>
        <w:tblW w:w="68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2"/>
      </w:tblGrid>
      <w:tr w:rsidR="008C18DD" w:rsidRPr="001D071A" w:rsidTr="008C18DD">
        <w:tc>
          <w:tcPr>
            <w:tcW w:w="6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8C18DD" w:rsidRPr="001D071A" w:rsidRDefault="008C18DD">
            <w:pPr>
              <w:pStyle w:val="Heading3"/>
              <w:spacing w:before="0"/>
              <w:jc w:val="center"/>
              <w:textAlignment w:val="baseline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1D071A">
              <w:rPr>
                <w:rStyle w:val="Strong"/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u w:val="single"/>
              </w:rPr>
              <w:t>Thumb Rule</w:t>
            </w:r>
          </w:p>
          <w:p w:rsidR="008C18DD" w:rsidRPr="001D071A" w:rsidRDefault="008C18DD">
            <w:pPr>
              <w:pStyle w:val="NormalWeb"/>
              <w:spacing w:before="43" w:beforeAutospacing="0" w:after="129" w:afterAutospacing="0"/>
              <w:jc w:val="center"/>
              <w:textAlignment w:val="baseline"/>
              <w:rPr>
                <w:color w:val="303030"/>
              </w:rPr>
            </w:pPr>
            <w:r w:rsidRPr="001D071A">
              <w:rPr>
                <w:color w:val="303030"/>
              </w:rPr>
              <w:t>“Write-read sequence must be same.”.</w:t>
            </w:r>
          </w:p>
        </w:tc>
      </w:tr>
    </w:tbl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Condition-03: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For each data item X, if X has been updated at last by transaction T</w:t>
      </w:r>
      <w:r w:rsidRPr="001D071A">
        <w:rPr>
          <w:color w:val="303030"/>
          <w:vertAlign w:val="subscript"/>
        </w:rPr>
        <w:t>i</w:t>
      </w:r>
      <w:r w:rsidRPr="001D071A">
        <w:rPr>
          <w:color w:val="303030"/>
        </w:rPr>
        <w:t> in schedule S1, then in schedule S2 also, X must be updated at last by transaction T</w:t>
      </w:r>
      <w:r w:rsidRPr="001D071A">
        <w:rPr>
          <w:color w:val="303030"/>
          <w:vertAlign w:val="subscript"/>
        </w:rPr>
        <w:t>i</w:t>
      </w:r>
      <w:r w:rsidRPr="001D071A">
        <w:rPr>
          <w:color w:val="303030"/>
        </w:rPr>
        <w:t>.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 xml:space="preserve">Checking Whether a Schedule is View Serializable </w:t>
      </w:r>
      <w:proofErr w:type="gramStart"/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Or</w:t>
      </w:r>
      <w:proofErr w:type="gramEnd"/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 xml:space="preserve"> Not-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Method-01: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Check whether the given schedule is conflict serializable or not.</w:t>
      </w:r>
    </w:p>
    <w:p w:rsidR="008C18DD" w:rsidRPr="001D071A" w:rsidRDefault="008C18DD" w:rsidP="008C18DD">
      <w:pPr>
        <w:numPr>
          <w:ilvl w:val="0"/>
          <w:numId w:val="6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hAnsi="Times New Roman" w:cs="Times New Roman"/>
          <w:color w:val="303030"/>
          <w:sz w:val="24"/>
          <w:szCs w:val="24"/>
        </w:rPr>
        <w:t>If the given schedule is conflict serializable, then it is surely view serializable. Stop and report your answer.</w:t>
      </w:r>
    </w:p>
    <w:p w:rsidR="008C18DD" w:rsidRPr="001D071A" w:rsidRDefault="008C18DD" w:rsidP="008C18DD">
      <w:pPr>
        <w:numPr>
          <w:ilvl w:val="0"/>
          <w:numId w:val="63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hAnsi="Times New Roman" w:cs="Times New Roman"/>
          <w:color w:val="303030"/>
          <w:sz w:val="24"/>
          <w:szCs w:val="24"/>
        </w:rPr>
        <w:t>If the given schedule is not conflict serializable, then it may or may not be view serializable. Go and check using other methods.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tbl>
      <w:tblPr>
        <w:tblW w:w="68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2"/>
      </w:tblGrid>
      <w:tr w:rsidR="008C18DD" w:rsidRPr="001D071A" w:rsidTr="008C18DD">
        <w:tc>
          <w:tcPr>
            <w:tcW w:w="6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8C18DD" w:rsidRPr="001D071A" w:rsidRDefault="008C18DD">
            <w:pPr>
              <w:pStyle w:val="Heading3"/>
              <w:spacing w:before="0"/>
              <w:jc w:val="center"/>
              <w:textAlignment w:val="baseline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1D071A">
              <w:rPr>
                <w:rStyle w:val="Strong"/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u w:val="single"/>
              </w:rPr>
              <w:t>Thumb Rules</w:t>
            </w:r>
          </w:p>
          <w:p w:rsidR="008C18DD" w:rsidRPr="001D071A" w:rsidRDefault="008C18DD" w:rsidP="008C18DD">
            <w:pPr>
              <w:numPr>
                <w:ilvl w:val="0"/>
                <w:numId w:val="64"/>
              </w:numPr>
              <w:spacing w:before="43" w:after="43" w:line="240" w:lineRule="auto"/>
              <w:ind w:left="161"/>
              <w:textAlignment w:val="baseline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1D071A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All conflict serializable schedules are view serializable.</w:t>
            </w:r>
          </w:p>
          <w:p w:rsidR="008C18DD" w:rsidRPr="001D071A" w:rsidRDefault="008C18DD" w:rsidP="008C18DD">
            <w:pPr>
              <w:numPr>
                <w:ilvl w:val="0"/>
                <w:numId w:val="64"/>
              </w:numPr>
              <w:spacing w:before="43" w:after="43" w:line="240" w:lineRule="auto"/>
              <w:ind w:left="161"/>
              <w:textAlignment w:val="baseline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1D071A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All view serializable schedules may or may not be conflict serializable.</w:t>
            </w:r>
          </w:p>
        </w:tc>
      </w:tr>
    </w:tbl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rFonts w:eastAsiaTheme="minorEastAsia"/>
          <w:b/>
          <w:bCs/>
          <w:color w:val="303030"/>
          <w:sz w:val="24"/>
          <w:szCs w:val="24"/>
          <w:u w:val="single"/>
        </w:rPr>
        <w:t>Method-02:</w:t>
      </w:r>
    </w:p>
    <w:p w:rsidR="008C18DD" w:rsidRPr="001D071A" w:rsidRDefault="008C18DD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Check if there exists any blind write operation.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jc w:val="center"/>
        <w:textAlignment w:val="baseline"/>
        <w:rPr>
          <w:color w:val="303030"/>
        </w:rPr>
      </w:pPr>
      <w:r w:rsidRPr="001D071A">
        <w:rPr>
          <w:color w:val="303030"/>
        </w:rPr>
        <w:lastRenderedPageBreak/>
        <w:t>(Writing without reading is called as a blind write).</w:t>
      </w:r>
    </w:p>
    <w:p w:rsidR="008C18DD" w:rsidRPr="001D071A" w:rsidRDefault="008C18DD" w:rsidP="008C18DD">
      <w:pPr>
        <w:numPr>
          <w:ilvl w:val="0"/>
          <w:numId w:val="6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hAnsi="Times New Roman" w:cs="Times New Roman"/>
          <w:color w:val="303030"/>
          <w:sz w:val="24"/>
          <w:szCs w:val="24"/>
        </w:rPr>
        <w:t>If there does not exist any blind write, then the schedule is surely not view serializable. Stop and report your answer.</w:t>
      </w:r>
    </w:p>
    <w:p w:rsidR="008C18DD" w:rsidRPr="001D071A" w:rsidRDefault="008C18DD" w:rsidP="008C18DD">
      <w:pPr>
        <w:numPr>
          <w:ilvl w:val="0"/>
          <w:numId w:val="65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hAnsi="Times New Roman" w:cs="Times New Roman"/>
          <w:color w:val="303030"/>
          <w:sz w:val="24"/>
          <w:szCs w:val="24"/>
        </w:rPr>
        <w:t>If there exists any blind write, then the schedule may or may not be view serializable. Go and check using other methods.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tbl>
      <w:tblPr>
        <w:tblW w:w="68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2"/>
      </w:tblGrid>
      <w:tr w:rsidR="008C18DD" w:rsidRPr="001D071A" w:rsidTr="008C18DD">
        <w:tc>
          <w:tcPr>
            <w:tcW w:w="6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6" w:type="dxa"/>
              <w:left w:w="107" w:type="dxa"/>
              <w:bottom w:w="86" w:type="dxa"/>
              <w:right w:w="107" w:type="dxa"/>
            </w:tcMar>
            <w:vAlign w:val="center"/>
            <w:hideMark/>
          </w:tcPr>
          <w:p w:rsidR="008C18DD" w:rsidRPr="001D071A" w:rsidRDefault="008C18DD">
            <w:pPr>
              <w:pStyle w:val="Heading3"/>
              <w:spacing w:before="0"/>
              <w:jc w:val="center"/>
              <w:textAlignment w:val="baseline"/>
              <w:rPr>
                <w:rFonts w:ascii="Times New Roman" w:hAnsi="Times New Roman" w:cs="Times New Roman"/>
                <w:color w:val="303030"/>
                <w:sz w:val="24"/>
                <w:szCs w:val="24"/>
              </w:rPr>
            </w:pPr>
            <w:r w:rsidRPr="001D071A">
              <w:rPr>
                <w:rStyle w:val="Strong"/>
                <w:rFonts w:ascii="Times New Roman" w:hAnsi="Times New Roman" w:cs="Times New Roman"/>
                <w:b/>
                <w:bCs/>
                <w:color w:val="303030"/>
                <w:sz w:val="24"/>
                <w:szCs w:val="24"/>
                <w:u w:val="single"/>
              </w:rPr>
              <w:t>Thumb Rule</w:t>
            </w:r>
          </w:p>
          <w:p w:rsidR="008C18DD" w:rsidRPr="001D071A" w:rsidRDefault="008C18DD">
            <w:pPr>
              <w:pStyle w:val="NormalWeb"/>
              <w:spacing w:before="43" w:beforeAutospacing="0" w:after="129" w:afterAutospacing="0"/>
              <w:jc w:val="center"/>
              <w:textAlignment w:val="baseline"/>
              <w:rPr>
                <w:color w:val="303030"/>
              </w:rPr>
            </w:pPr>
            <w:r w:rsidRPr="001D071A">
              <w:rPr>
                <w:color w:val="303030"/>
              </w:rPr>
              <w:t>No blind write means not a view serializable schedule.</w:t>
            </w:r>
          </w:p>
        </w:tc>
      </w:tr>
    </w:tbl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303030"/>
          <w:sz w:val="24"/>
          <w:szCs w:val="24"/>
        </w:rPr>
      </w:pPr>
      <w:r w:rsidRPr="001D071A">
        <w:rPr>
          <w:rStyle w:val="Strong"/>
          <w:b/>
          <w:bCs/>
          <w:color w:val="303030"/>
          <w:sz w:val="24"/>
          <w:szCs w:val="24"/>
          <w:u w:val="single"/>
        </w:rPr>
        <w:t>Method-03: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 </w:t>
      </w:r>
    </w:p>
    <w:p w:rsidR="008C18DD" w:rsidRPr="001D071A" w:rsidRDefault="008C18D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r w:rsidRPr="001D071A">
        <w:rPr>
          <w:color w:val="303030"/>
        </w:rPr>
        <w:t>In this method, try finding a view equivalent serial schedule.</w:t>
      </w:r>
    </w:p>
    <w:p w:rsidR="008C18DD" w:rsidRPr="001D071A" w:rsidRDefault="008C18DD" w:rsidP="008C18DD">
      <w:pPr>
        <w:numPr>
          <w:ilvl w:val="0"/>
          <w:numId w:val="6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hAnsi="Times New Roman" w:cs="Times New Roman"/>
          <w:color w:val="303030"/>
          <w:sz w:val="24"/>
          <w:szCs w:val="24"/>
        </w:rPr>
        <w:t>By using the above three conditions, write all the dependencies.</w:t>
      </w:r>
    </w:p>
    <w:p w:rsidR="008C18DD" w:rsidRPr="001D071A" w:rsidRDefault="008C18DD" w:rsidP="008C18DD">
      <w:pPr>
        <w:numPr>
          <w:ilvl w:val="0"/>
          <w:numId w:val="6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hAnsi="Times New Roman" w:cs="Times New Roman"/>
          <w:color w:val="303030"/>
          <w:sz w:val="24"/>
          <w:szCs w:val="24"/>
        </w:rPr>
        <w:t>Then, draw a graph using those dependencies.</w:t>
      </w:r>
    </w:p>
    <w:p w:rsidR="008C18DD" w:rsidRPr="001D071A" w:rsidRDefault="008C18DD" w:rsidP="008C18DD">
      <w:pPr>
        <w:numPr>
          <w:ilvl w:val="0"/>
          <w:numId w:val="66"/>
        </w:numPr>
        <w:shd w:val="clear" w:color="auto" w:fill="FFFFFF"/>
        <w:spacing w:before="43" w:after="43" w:line="240" w:lineRule="auto"/>
        <w:ind w:left="161"/>
        <w:textAlignment w:val="baseline"/>
        <w:rPr>
          <w:rFonts w:ascii="Times New Roman" w:hAnsi="Times New Roman" w:cs="Times New Roman"/>
          <w:color w:val="303030"/>
          <w:sz w:val="24"/>
          <w:szCs w:val="24"/>
        </w:rPr>
      </w:pPr>
      <w:r w:rsidRPr="001D071A">
        <w:rPr>
          <w:rFonts w:ascii="Times New Roman" w:hAnsi="Times New Roman" w:cs="Times New Roman"/>
          <w:color w:val="303030"/>
          <w:sz w:val="24"/>
          <w:szCs w:val="24"/>
        </w:rPr>
        <w:t>If there exists no cycle in the graph, then the schedule is view serializable otherwise not.</w:t>
      </w:r>
    </w:p>
    <w:p w:rsidR="008C18DD" w:rsidRDefault="008C18DD" w:rsidP="009E48CD">
      <w:pPr>
        <w:pStyle w:val="NormalWeb"/>
        <w:shd w:val="clear" w:color="auto" w:fill="FFFFFF"/>
        <w:spacing w:before="43" w:beforeAutospacing="0" w:after="129" w:afterAutospacing="0"/>
        <w:ind w:left="161"/>
        <w:textAlignment w:val="baseline"/>
        <w:rPr>
          <w:color w:val="303030"/>
        </w:rPr>
      </w:pPr>
    </w:p>
    <w:p w:rsidR="009E48CD" w:rsidRPr="001D071A" w:rsidRDefault="009E48CD" w:rsidP="008C18D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</w:p>
    <w:p w:rsidR="001D071A" w:rsidRPr="001D071A" w:rsidRDefault="001D071A" w:rsidP="00CA56CD">
      <w:pPr>
        <w:pStyle w:val="NormalWeb"/>
        <w:shd w:val="clear" w:color="auto" w:fill="FFFFFF"/>
        <w:spacing w:before="43" w:beforeAutospacing="0" w:after="129" w:afterAutospacing="0"/>
        <w:textAlignment w:val="baseline"/>
        <w:rPr>
          <w:color w:val="303030"/>
        </w:rPr>
      </w:pPr>
      <w:bookmarkStart w:id="3" w:name="_GoBack"/>
      <w:bookmarkEnd w:id="3"/>
    </w:p>
    <w:sectPr w:rsidR="001D071A" w:rsidRPr="001D071A" w:rsidSect="002F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D315F"/>
    <w:multiLevelType w:val="multilevel"/>
    <w:tmpl w:val="719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22E6"/>
    <w:multiLevelType w:val="multilevel"/>
    <w:tmpl w:val="0CA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5C48"/>
    <w:multiLevelType w:val="multilevel"/>
    <w:tmpl w:val="E2D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209E4"/>
    <w:multiLevelType w:val="multilevel"/>
    <w:tmpl w:val="4B6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01619"/>
    <w:multiLevelType w:val="multilevel"/>
    <w:tmpl w:val="C51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21297"/>
    <w:multiLevelType w:val="multilevel"/>
    <w:tmpl w:val="B84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E5D8E"/>
    <w:multiLevelType w:val="multilevel"/>
    <w:tmpl w:val="D32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27C08"/>
    <w:multiLevelType w:val="multilevel"/>
    <w:tmpl w:val="1EA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673A5"/>
    <w:multiLevelType w:val="multilevel"/>
    <w:tmpl w:val="B94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C72B6"/>
    <w:multiLevelType w:val="multilevel"/>
    <w:tmpl w:val="12A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23C18"/>
    <w:multiLevelType w:val="multilevel"/>
    <w:tmpl w:val="373E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16A5D"/>
    <w:multiLevelType w:val="multilevel"/>
    <w:tmpl w:val="7F2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C2FEE"/>
    <w:multiLevelType w:val="multilevel"/>
    <w:tmpl w:val="ECA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C74FF"/>
    <w:multiLevelType w:val="multilevel"/>
    <w:tmpl w:val="44B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E28F0"/>
    <w:multiLevelType w:val="multilevel"/>
    <w:tmpl w:val="776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302F0"/>
    <w:multiLevelType w:val="multilevel"/>
    <w:tmpl w:val="BCE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9A71CC"/>
    <w:multiLevelType w:val="multilevel"/>
    <w:tmpl w:val="CC1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0422D"/>
    <w:multiLevelType w:val="multilevel"/>
    <w:tmpl w:val="F1F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13F78"/>
    <w:multiLevelType w:val="multilevel"/>
    <w:tmpl w:val="1E4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82224"/>
    <w:multiLevelType w:val="multilevel"/>
    <w:tmpl w:val="F39A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A41ED"/>
    <w:multiLevelType w:val="multilevel"/>
    <w:tmpl w:val="A0D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402DE"/>
    <w:multiLevelType w:val="multilevel"/>
    <w:tmpl w:val="55AE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162650"/>
    <w:multiLevelType w:val="multilevel"/>
    <w:tmpl w:val="12D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81459"/>
    <w:multiLevelType w:val="multilevel"/>
    <w:tmpl w:val="7E8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712D0"/>
    <w:multiLevelType w:val="multilevel"/>
    <w:tmpl w:val="AE3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B0B5D"/>
    <w:multiLevelType w:val="multilevel"/>
    <w:tmpl w:val="659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E4277"/>
    <w:multiLevelType w:val="multilevel"/>
    <w:tmpl w:val="0F0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3539"/>
    <w:multiLevelType w:val="multilevel"/>
    <w:tmpl w:val="F5C6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932F5F"/>
    <w:multiLevelType w:val="multilevel"/>
    <w:tmpl w:val="3366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D565E1"/>
    <w:multiLevelType w:val="multilevel"/>
    <w:tmpl w:val="70B0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D602CF"/>
    <w:multiLevelType w:val="multilevel"/>
    <w:tmpl w:val="D3A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84DFF"/>
    <w:multiLevelType w:val="multilevel"/>
    <w:tmpl w:val="0FA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3B396C"/>
    <w:multiLevelType w:val="multilevel"/>
    <w:tmpl w:val="43E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615E0"/>
    <w:multiLevelType w:val="multilevel"/>
    <w:tmpl w:val="F43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0745B"/>
    <w:multiLevelType w:val="multilevel"/>
    <w:tmpl w:val="4F3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42770"/>
    <w:multiLevelType w:val="multilevel"/>
    <w:tmpl w:val="4D4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57729"/>
    <w:multiLevelType w:val="multilevel"/>
    <w:tmpl w:val="4A6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867311"/>
    <w:multiLevelType w:val="multilevel"/>
    <w:tmpl w:val="5D9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B1028"/>
    <w:multiLevelType w:val="multilevel"/>
    <w:tmpl w:val="073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2C1E29"/>
    <w:multiLevelType w:val="multilevel"/>
    <w:tmpl w:val="8F7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EB3E97"/>
    <w:multiLevelType w:val="multilevel"/>
    <w:tmpl w:val="AC4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5616DD"/>
    <w:multiLevelType w:val="multilevel"/>
    <w:tmpl w:val="97B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8C2B00"/>
    <w:multiLevelType w:val="multilevel"/>
    <w:tmpl w:val="D03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E5B08"/>
    <w:multiLevelType w:val="multilevel"/>
    <w:tmpl w:val="232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1B6876"/>
    <w:multiLevelType w:val="multilevel"/>
    <w:tmpl w:val="A62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225C5F"/>
    <w:multiLevelType w:val="multilevel"/>
    <w:tmpl w:val="D886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22226E"/>
    <w:multiLevelType w:val="multilevel"/>
    <w:tmpl w:val="FED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44D99"/>
    <w:multiLevelType w:val="multilevel"/>
    <w:tmpl w:val="6DE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06C33"/>
    <w:multiLevelType w:val="multilevel"/>
    <w:tmpl w:val="3B1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D46F40"/>
    <w:multiLevelType w:val="multilevel"/>
    <w:tmpl w:val="6DB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586F10"/>
    <w:multiLevelType w:val="multilevel"/>
    <w:tmpl w:val="274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8227D"/>
    <w:multiLevelType w:val="multilevel"/>
    <w:tmpl w:val="AC3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500A59"/>
    <w:multiLevelType w:val="multilevel"/>
    <w:tmpl w:val="524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AA0C83"/>
    <w:multiLevelType w:val="multilevel"/>
    <w:tmpl w:val="431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3A2E80"/>
    <w:multiLevelType w:val="multilevel"/>
    <w:tmpl w:val="1DC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1E5CC7"/>
    <w:multiLevelType w:val="multilevel"/>
    <w:tmpl w:val="2F0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58045B"/>
    <w:multiLevelType w:val="multilevel"/>
    <w:tmpl w:val="AEA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FE65B8"/>
    <w:multiLevelType w:val="multilevel"/>
    <w:tmpl w:val="33EA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C95502"/>
    <w:multiLevelType w:val="multilevel"/>
    <w:tmpl w:val="D11E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1620F8"/>
    <w:multiLevelType w:val="multilevel"/>
    <w:tmpl w:val="FD8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8776C9"/>
    <w:multiLevelType w:val="multilevel"/>
    <w:tmpl w:val="A5C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8A7BA9"/>
    <w:multiLevelType w:val="multilevel"/>
    <w:tmpl w:val="CD4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C76DE8"/>
    <w:multiLevelType w:val="multilevel"/>
    <w:tmpl w:val="57E0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391967"/>
    <w:multiLevelType w:val="multilevel"/>
    <w:tmpl w:val="5B3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D14E5"/>
    <w:multiLevelType w:val="multilevel"/>
    <w:tmpl w:val="6EF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48371F"/>
    <w:multiLevelType w:val="multilevel"/>
    <w:tmpl w:val="A80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9B6B6E"/>
    <w:multiLevelType w:val="multilevel"/>
    <w:tmpl w:val="429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EB509B"/>
    <w:multiLevelType w:val="multilevel"/>
    <w:tmpl w:val="2DC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244155"/>
    <w:multiLevelType w:val="multilevel"/>
    <w:tmpl w:val="3B3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753F8"/>
    <w:multiLevelType w:val="multilevel"/>
    <w:tmpl w:val="193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4463AC"/>
    <w:multiLevelType w:val="multilevel"/>
    <w:tmpl w:val="EE2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8A728C"/>
    <w:multiLevelType w:val="multilevel"/>
    <w:tmpl w:val="463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9329DB"/>
    <w:multiLevelType w:val="multilevel"/>
    <w:tmpl w:val="FA3C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F66B2"/>
    <w:multiLevelType w:val="multilevel"/>
    <w:tmpl w:val="2920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855185"/>
    <w:multiLevelType w:val="multilevel"/>
    <w:tmpl w:val="622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A22B22"/>
    <w:multiLevelType w:val="multilevel"/>
    <w:tmpl w:val="0320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A636CF"/>
    <w:multiLevelType w:val="multilevel"/>
    <w:tmpl w:val="B2E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0D0DA2"/>
    <w:multiLevelType w:val="multilevel"/>
    <w:tmpl w:val="675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8B43AE"/>
    <w:multiLevelType w:val="multilevel"/>
    <w:tmpl w:val="3D3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AA26DA"/>
    <w:multiLevelType w:val="multilevel"/>
    <w:tmpl w:val="5358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123DA9"/>
    <w:multiLevelType w:val="multilevel"/>
    <w:tmpl w:val="9EE4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8F601D"/>
    <w:multiLevelType w:val="multilevel"/>
    <w:tmpl w:val="05A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E649A8"/>
    <w:multiLevelType w:val="multilevel"/>
    <w:tmpl w:val="C77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E250B1"/>
    <w:multiLevelType w:val="multilevel"/>
    <w:tmpl w:val="AC0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6612C7"/>
    <w:multiLevelType w:val="multilevel"/>
    <w:tmpl w:val="4642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0"/>
  </w:num>
  <w:num w:numId="2">
    <w:abstractNumId w:val="44"/>
  </w:num>
  <w:num w:numId="3">
    <w:abstractNumId w:val="26"/>
  </w:num>
  <w:num w:numId="4">
    <w:abstractNumId w:val="59"/>
  </w:num>
  <w:num w:numId="5">
    <w:abstractNumId w:val="51"/>
  </w:num>
  <w:num w:numId="6">
    <w:abstractNumId w:val="12"/>
  </w:num>
  <w:num w:numId="7">
    <w:abstractNumId w:val="58"/>
  </w:num>
  <w:num w:numId="8">
    <w:abstractNumId w:val="49"/>
  </w:num>
  <w:num w:numId="9">
    <w:abstractNumId w:val="36"/>
  </w:num>
  <w:num w:numId="10">
    <w:abstractNumId w:val="21"/>
  </w:num>
  <w:num w:numId="11">
    <w:abstractNumId w:val="80"/>
  </w:num>
  <w:num w:numId="12">
    <w:abstractNumId w:val="7"/>
  </w:num>
  <w:num w:numId="13">
    <w:abstractNumId w:val="24"/>
  </w:num>
  <w:num w:numId="14">
    <w:abstractNumId w:val="50"/>
  </w:num>
  <w:num w:numId="15">
    <w:abstractNumId w:val="8"/>
  </w:num>
  <w:num w:numId="16">
    <w:abstractNumId w:val="23"/>
  </w:num>
  <w:num w:numId="17">
    <w:abstractNumId w:val="76"/>
  </w:num>
  <w:num w:numId="18">
    <w:abstractNumId w:val="62"/>
  </w:num>
  <w:num w:numId="19">
    <w:abstractNumId w:val="75"/>
  </w:num>
  <w:num w:numId="20">
    <w:abstractNumId w:val="0"/>
  </w:num>
  <w:num w:numId="21">
    <w:abstractNumId w:val="82"/>
  </w:num>
  <w:num w:numId="22">
    <w:abstractNumId w:val="78"/>
  </w:num>
  <w:num w:numId="23">
    <w:abstractNumId w:val="17"/>
  </w:num>
  <w:num w:numId="24">
    <w:abstractNumId w:val="81"/>
  </w:num>
  <w:num w:numId="25">
    <w:abstractNumId w:val="64"/>
  </w:num>
  <w:num w:numId="26">
    <w:abstractNumId w:val="28"/>
  </w:num>
  <w:num w:numId="27">
    <w:abstractNumId w:val="25"/>
  </w:num>
  <w:num w:numId="28">
    <w:abstractNumId w:val="54"/>
  </w:num>
  <w:num w:numId="29">
    <w:abstractNumId w:val="3"/>
  </w:num>
  <w:num w:numId="30">
    <w:abstractNumId w:val="19"/>
  </w:num>
  <w:num w:numId="31">
    <w:abstractNumId w:val="5"/>
  </w:num>
  <w:num w:numId="32">
    <w:abstractNumId w:val="83"/>
  </w:num>
  <w:num w:numId="33">
    <w:abstractNumId w:val="74"/>
  </w:num>
  <w:num w:numId="34">
    <w:abstractNumId w:val="16"/>
  </w:num>
  <w:num w:numId="35">
    <w:abstractNumId w:val="43"/>
  </w:num>
  <w:num w:numId="36">
    <w:abstractNumId w:val="29"/>
  </w:num>
  <w:num w:numId="37">
    <w:abstractNumId w:val="4"/>
  </w:num>
  <w:num w:numId="38">
    <w:abstractNumId w:val="47"/>
  </w:num>
  <w:num w:numId="39">
    <w:abstractNumId w:val="79"/>
  </w:num>
  <w:num w:numId="40">
    <w:abstractNumId w:val="33"/>
  </w:num>
  <w:num w:numId="41">
    <w:abstractNumId w:val="27"/>
  </w:num>
  <w:num w:numId="42">
    <w:abstractNumId w:val="6"/>
  </w:num>
  <w:num w:numId="43">
    <w:abstractNumId w:val="10"/>
  </w:num>
  <w:num w:numId="44">
    <w:abstractNumId w:val="56"/>
  </w:num>
  <w:num w:numId="45">
    <w:abstractNumId w:val="32"/>
  </w:num>
  <w:num w:numId="46">
    <w:abstractNumId w:val="45"/>
  </w:num>
  <w:num w:numId="47">
    <w:abstractNumId w:val="69"/>
  </w:num>
  <w:num w:numId="48">
    <w:abstractNumId w:val="72"/>
  </w:num>
  <w:num w:numId="49">
    <w:abstractNumId w:val="1"/>
  </w:num>
  <w:num w:numId="50">
    <w:abstractNumId w:val="11"/>
  </w:num>
  <w:num w:numId="51">
    <w:abstractNumId w:val="67"/>
  </w:num>
  <w:num w:numId="52">
    <w:abstractNumId w:val="84"/>
  </w:num>
  <w:num w:numId="53">
    <w:abstractNumId w:val="48"/>
  </w:num>
  <w:num w:numId="54">
    <w:abstractNumId w:val="61"/>
  </w:num>
  <w:num w:numId="55">
    <w:abstractNumId w:val="13"/>
  </w:num>
  <w:num w:numId="56">
    <w:abstractNumId w:val="63"/>
  </w:num>
  <w:num w:numId="57">
    <w:abstractNumId w:val="41"/>
  </w:num>
  <w:num w:numId="58">
    <w:abstractNumId w:val="42"/>
  </w:num>
  <w:num w:numId="59">
    <w:abstractNumId w:val="15"/>
  </w:num>
  <w:num w:numId="60">
    <w:abstractNumId w:val="20"/>
  </w:num>
  <w:num w:numId="61">
    <w:abstractNumId w:val="57"/>
  </w:num>
  <w:num w:numId="62">
    <w:abstractNumId w:val="35"/>
  </w:num>
  <w:num w:numId="63">
    <w:abstractNumId w:val="39"/>
  </w:num>
  <w:num w:numId="64">
    <w:abstractNumId w:val="55"/>
  </w:num>
  <w:num w:numId="65">
    <w:abstractNumId w:val="34"/>
  </w:num>
  <w:num w:numId="66">
    <w:abstractNumId w:val="30"/>
  </w:num>
  <w:num w:numId="67">
    <w:abstractNumId w:val="77"/>
  </w:num>
  <w:num w:numId="68">
    <w:abstractNumId w:val="60"/>
  </w:num>
  <w:num w:numId="69">
    <w:abstractNumId w:val="22"/>
  </w:num>
  <w:num w:numId="70">
    <w:abstractNumId w:val="52"/>
  </w:num>
  <w:num w:numId="71">
    <w:abstractNumId w:val="66"/>
  </w:num>
  <w:num w:numId="72">
    <w:abstractNumId w:val="71"/>
  </w:num>
  <w:num w:numId="73">
    <w:abstractNumId w:val="40"/>
  </w:num>
  <w:num w:numId="74">
    <w:abstractNumId w:val="68"/>
  </w:num>
  <w:num w:numId="75">
    <w:abstractNumId w:val="14"/>
  </w:num>
  <w:num w:numId="76">
    <w:abstractNumId w:val="53"/>
  </w:num>
  <w:num w:numId="77">
    <w:abstractNumId w:val="73"/>
  </w:num>
  <w:num w:numId="78">
    <w:abstractNumId w:val="65"/>
  </w:num>
  <w:num w:numId="79">
    <w:abstractNumId w:val="38"/>
  </w:num>
  <w:num w:numId="80">
    <w:abstractNumId w:val="31"/>
  </w:num>
  <w:num w:numId="81">
    <w:abstractNumId w:val="46"/>
  </w:num>
  <w:num w:numId="82">
    <w:abstractNumId w:val="9"/>
  </w:num>
  <w:num w:numId="83">
    <w:abstractNumId w:val="18"/>
  </w:num>
  <w:num w:numId="84">
    <w:abstractNumId w:val="2"/>
  </w:num>
  <w:num w:numId="85">
    <w:abstractNumId w:val="37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492"/>
    <w:rsid w:val="00067C44"/>
    <w:rsid w:val="000D000A"/>
    <w:rsid w:val="001D071A"/>
    <w:rsid w:val="002D5CFF"/>
    <w:rsid w:val="002F6CCB"/>
    <w:rsid w:val="003B03DD"/>
    <w:rsid w:val="003B2FF1"/>
    <w:rsid w:val="004C2492"/>
    <w:rsid w:val="006407D6"/>
    <w:rsid w:val="008C18DD"/>
    <w:rsid w:val="009E48CD"/>
    <w:rsid w:val="009E7236"/>
    <w:rsid w:val="009F2530"/>
    <w:rsid w:val="00C10FDF"/>
    <w:rsid w:val="00CA56CD"/>
    <w:rsid w:val="00D16276"/>
    <w:rsid w:val="00DD6446"/>
    <w:rsid w:val="00F9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C3C3"/>
  <w15:docId w15:val="{6B9916E5-EEDF-493A-B45F-0FB76221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CCB"/>
  </w:style>
  <w:style w:type="paragraph" w:styleId="Heading1">
    <w:name w:val="heading 1"/>
    <w:basedOn w:val="Normal"/>
    <w:next w:val="Normal"/>
    <w:link w:val="Heading1Char"/>
    <w:uiPriority w:val="9"/>
    <w:qFormat/>
    <w:rsid w:val="008C18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C24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F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15E6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Theme="minorEastAsia" w:hAnsi="Times New Roman"/>
      <w:i/>
    </w:rPr>
  </w:style>
  <w:style w:type="character" w:customStyle="1" w:styleId="FooterChar">
    <w:name w:val="Footer Char"/>
    <w:basedOn w:val="DefaultParagraphFont"/>
    <w:link w:val="Footer"/>
    <w:uiPriority w:val="99"/>
    <w:rsid w:val="00F915E6"/>
    <w:rPr>
      <w:rFonts w:ascii="Times New Roman" w:eastAsiaTheme="minorEastAsia" w:hAnsi="Times New Roman"/>
      <w:i/>
    </w:rPr>
  </w:style>
  <w:style w:type="character" w:customStyle="1" w:styleId="Heading2Char">
    <w:name w:val="Heading 2 Char"/>
    <w:basedOn w:val="DefaultParagraphFont"/>
    <w:link w:val="Heading2"/>
    <w:uiPriority w:val="9"/>
    <w:rsid w:val="004C249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4C249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C2492"/>
    <w:rPr>
      <w:b/>
      <w:bCs/>
    </w:rPr>
  </w:style>
  <w:style w:type="paragraph" w:styleId="NormalWeb">
    <w:name w:val="Normal (Web)"/>
    <w:basedOn w:val="Normal"/>
    <w:uiPriority w:val="99"/>
    <w:unhideWhenUsed/>
    <w:rsid w:val="004C2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49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FF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C18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7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1016">
              <w:marLeft w:val="0"/>
              <w:marRight w:val="10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www.gatevidyalay.com/schedules-in-dbm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hyperlink" Target="https://www.gatevidyalay.com/view-serializability-in-dbm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atevidyalay.com/cascading-schedule-cascading-rollback-cascadeless-schedule/" TargetMode="External"/><Relationship Id="rId23" Type="http://schemas.openxmlformats.org/officeDocument/2006/relationships/image" Target="media/image17.png"/><Relationship Id="rId28" Type="http://schemas.openxmlformats.org/officeDocument/2006/relationships/hyperlink" Target="https://www.gatevidyalay.com/topological-sort-topological-sortin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atevidyalay.com/recoverable-schedules-irrecoverable-schedules-non-serializable-schedules/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3162</Words>
  <Characters>18026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learn</cp:lastModifiedBy>
  <cp:revision>2</cp:revision>
  <dcterms:created xsi:type="dcterms:W3CDTF">2022-11-02T19:03:00Z</dcterms:created>
  <dcterms:modified xsi:type="dcterms:W3CDTF">2022-11-02T19:03:00Z</dcterms:modified>
</cp:coreProperties>
</file>